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9DE5" w14:textId="77777777" w:rsidR="00E75B3E" w:rsidRDefault="00E75B3E">
      <w:pPr>
        <w:widowControl w:val="0"/>
        <w:pBdr>
          <w:top w:val="nil"/>
          <w:left w:val="nil"/>
          <w:bottom w:val="nil"/>
          <w:right w:val="nil"/>
          <w:between w:val="nil"/>
        </w:pBdr>
        <w:spacing w:after="0" w:line="276" w:lineRule="auto"/>
      </w:pPr>
    </w:p>
    <w:p w14:paraId="46B29DE6" w14:textId="77777777" w:rsidR="00E75B3E" w:rsidRDefault="001F44FA">
      <w:pPr>
        <w:spacing w:line="276" w:lineRule="auto"/>
        <w:jc w:val="both"/>
        <w:sectPr w:rsidR="00E75B3E">
          <w:headerReference w:type="even" r:id="rId11"/>
          <w:headerReference w:type="default" r:id="rId12"/>
          <w:footerReference w:type="default" r:id="rId13"/>
          <w:headerReference w:type="first" r:id="rId14"/>
          <w:pgSz w:w="11906" w:h="16838"/>
          <w:pgMar w:top="1417" w:right="1701" w:bottom="1417" w:left="1701" w:header="850" w:footer="708" w:gutter="0"/>
          <w:pgNumType w:start="1"/>
          <w:cols w:space="720"/>
        </w:sectPr>
      </w:pPr>
      <w:r>
        <w:rPr>
          <w:noProof/>
        </w:rPr>
        <w:drawing>
          <wp:anchor distT="0" distB="0" distL="114300" distR="114300" simplePos="0" relativeHeight="251658240" behindDoc="0" locked="0" layoutInCell="1" hidden="0" allowOverlap="1" wp14:anchorId="46B29E66" wp14:editId="46B29E67">
            <wp:simplePos x="0" y="0"/>
            <wp:positionH relativeFrom="page">
              <wp:posOffset>1579418</wp:posOffset>
            </wp:positionH>
            <wp:positionV relativeFrom="page">
              <wp:posOffset>2161309</wp:posOffset>
            </wp:positionV>
            <wp:extent cx="4404360" cy="1398905"/>
            <wp:effectExtent l="0" t="0" r="0" b="0"/>
            <wp:wrapNone/>
            <wp:docPr id="2060766290" name="image6.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6.png" descr="Forma&#10;&#10;Descripción generada automáticamente con confianza baja"/>
                    <pic:cNvPicPr preferRelativeResize="0"/>
                  </pic:nvPicPr>
                  <pic:blipFill>
                    <a:blip r:embed="rId15"/>
                    <a:srcRect t="35850" b="32383"/>
                    <a:stretch>
                      <a:fillRect/>
                    </a:stretch>
                  </pic:blipFill>
                  <pic:spPr>
                    <a:xfrm>
                      <a:off x="0" y="0"/>
                      <a:ext cx="4404360" cy="139890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6B29E68" wp14:editId="46B29E69">
                <wp:simplePos x="0" y="0"/>
                <wp:positionH relativeFrom="column">
                  <wp:posOffset>736600</wp:posOffset>
                </wp:positionH>
                <wp:positionV relativeFrom="paragraph">
                  <wp:posOffset>6210300</wp:posOffset>
                </wp:positionV>
                <wp:extent cx="3905250" cy="1657350"/>
                <wp:effectExtent l="0" t="0" r="0" b="0"/>
                <wp:wrapNone/>
                <wp:docPr id="2060766283" name="Rectángulo 2060766283"/>
                <wp:cNvGraphicFramePr/>
                <a:graphic xmlns:a="http://schemas.openxmlformats.org/drawingml/2006/main">
                  <a:graphicData uri="http://schemas.microsoft.com/office/word/2010/wordprocessingShape">
                    <wps:wsp>
                      <wps:cNvSpPr/>
                      <wps:spPr>
                        <a:xfrm>
                          <a:off x="3398138" y="2956088"/>
                          <a:ext cx="3895725" cy="1647825"/>
                        </a:xfrm>
                        <a:prstGeom prst="rect">
                          <a:avLst/>
                        </a:prstGeom>
                        <a:solidFill>
                          <a:schemeClr val="lt1"/>
                        </a:solidFill>
                        <a:ln>
                          <a:noFill/>
                        </a:ln>
                      </wps:spPr>
                      <wps:txbx>
                        <w:txbxContent>
                          <w:p w14:paraId="46B29E96" w14:textId="77777777" w:rsidR="00E75B3E" w:rsidRDefault="001F44FA">
                            <w:pPr>
                              <w:spacing w:line="258" w:lineRule="auto"/>
                              <w:jc w:val="center"/>
                              <w:textDirection w:val="btLr"/>
                            </w:pPr>
                            <w:r>
                              <w:rPr>
                                <w:b/>
                                <w:color w:val="000000"/>
                                <w:sz w:val="24"/>
                              </w:rPr>
                              <w:t>CONTRATO MARCO</w:t>
                            </w:r>
                          </w:p>
                          <w:p w14:paraId="46B29E97" w14:textId="38DE1298" w:rsidR="00E75B3E" w:rsidRPr="00557DC1" w:rsidRDefault="001F44FA">
                            <w:pPr>
                              <w:spacing w:line="258" w:lineRule="auto"/>
                              <w:jc w:val="center"/>
                              <w:textDirection w:val="btLr"/>
                            </w:pPr>
                            <w:del w:id="0" w:author="Matias Angeles" w:date="2024-09-20T17:07:00Z" w16du:dateUtc="2024-09-20T22:07:00Z">
                              <w:r w:rsidRPr="00557DC1" w:rsidDel="001F44FA">
                                <w:rPr>
                                  <w:b/>
                                  <w:sz w:val="24"/>
                                  <w:highlight w:val="yellow"/>
                                </w:rPr>
                                <w:delText>NOMBRE DE LA INICIATIVA</w:delText>
                              </w:r>
                            </w:del>
                            <w:ins w:id="1" w:author="Matias Angeles" w:date="2024-09-20T17:07:00Z" w16du:dateUtc="2024-09-20T22:07:00Z">
                              <w:r w:rsidRPr="00557DC1">
                                <w:rPr>
                                  <w:b/>
                                  <w:sz w:val="24"/>
                                </w:rPr>
                                <w:t>VINCULADOR DMAF</w:t>
                              </w:r>
                            </w:ins>
                          </w:p>
                          <w:p w14:paraId="46B29E98" w14:textId="77777777" w:rsidR="00E75B3E" w:rsidRDefault="001F44FA">
                            <w:pPr>
                              <w:spacing w:line="258" w:lineRule="auto"/>
                              <w:jc w:val="center"/>
                              <w:textDirection w:val="btLr"/>
                            </w:pPr>
                            <w:r>
                              <w:rPr>
                                <w:b/>
                                <w:color w:val="000000"/>
                                <w:sz w:val="24"/>
                              </w:rPr>
                              <w:t>CAF</w:t>
                            </w:r>
                          </w:p>
                          <w:p w14:paraId="46B29E99" w14:textId="77777777" w:rsidR="00E75B3E" w:rsidRDefault="001F44FA">
                            <w:pPr>
                              <w:spacing w:line="258" w:lineRule="auto"/>
                              <w:jc w:val="center"/>
                              <w:textDirection w:val="btLr"/>
                            </w:pPr>
                            <w:r>
                              <w:rPr>
                                <w:b/>
                                <w:color w:val="000000"/>
                                <w:sz w:val="24"/>
                              </w:rPr>
                              <w:t>2024</w:t>
                            </w:r>
                          </w:p>
                        </w:txbxContent>
                      </wps:txbx>
                      <wps:bodyPr spcFirstLastPara="1" wrap="square" lIns="91425" tIns="45700" rIns="91425" bIns="45700" anchor="t" anchorCtr="0">
                        <a:noAutofit/>
                      </wps:bodyPr>
                    </wps:wsp>
                  </a:graphicData>
                </a:graphic>
              </wp:anchor>
            </w:drawing>
          </mc:Choice>
          <mc:Fallback xmlns:a14="http://schemas.microsoft.com/office/drawing/2010/main" xmlns:pic="http://schemas.openxmlformats.org/drawingml/2006/picture" xmlns:a="http://schemas.openxmlformats.org/drawingml/2006/main">
            <w:pict w14:anchorId="0FBA297C">
              <v:rect id="Rectángulo 2060766283" style="position:absolute;left:0;text-align:left;margin-left:58pt;margin-top:489pt;width:307.5pt;height:130.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w14:anchorId="46B29E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">
                <v:textbox inset="2.53958mm,1.2694mm,2.53958mm,1.2694mm">
                  <w:txbxContent>
                    <w:p w:rsidR="00E75B3E" w:rsidRDefault="001F44FA" w14:paraId="14E36542" w14:textId="77777777">
                      <w:pPr>
                        <w:spacing w:line="258" w:lineRule="auto"/>
                        <w:jc w:val="center"/>
                        <w:textDirection w:val="btLr"/>
                      </w:pPr>
                      <w:r>
                        <w:rPr>
                          <w:b/>
                          <w:color w:val="000000"/>
                          <w:sz w:val="24"/>
                        </w:rPr>
                        <w:t>CONTRATO MARCO</w:t>
                      </w:r>
                    </w:p>
                    <w:p w:rsidRPr="00557DC1" w:rsidR="00E75B3E" w:rsidRDefault="001F44FA" w14:paraId="7A1E950D" w14:textId="38DE1298">
                      <w:pPr>
                        <w:spacing w:line="258" w:lineRule="auto"/>
                        <w:jc w:val="center"/>
                        <w:textDirection w:val="btLr"/>
                      </w:pPr>
                      <w:del w:author="Matias Angeles" w:date="2024-09-20T17:07:00Z" w16du:dateUtc="2024-09-20T22:07:00Z" w:id="2">
                        <w:r w:rsidRPr="00557DC1" w:rsidDel="001F44FA">
                          <w:rPr>
                            <w:b/>
                            <w:sz w:val="24"/>
                            <w:highlight w:val="yellow"/>
                          </w:rPr>
                          <w:delText>NOMBRE DE LA INICIATIVA</w:delText>
                        </w:r>
                      </w:del>
                      <w:ins w:author="Matias Angeles" w:date="2024-09-20T17:07:00Z" w16du:dateUtc="2024-09-20T22:07:00Z" w:id="3">
                        <w:r w:rsidRPr="00557DC1">
                          <w:rPr>
                            <w:b/>
                            <w:sz w:val="24"/>
                          </w:rPr>
                          <w:t>VINCULADOR DMAF</w:t>
                        </w:r>
                      </w:ins>
                    </w:p>
                    <w:p w:rsidR="00E75B3E" w:rsidRDefault="001F44FA" w14:paraId="5F7251BB" w14:textId="77777777">
                      <w:pPr>
                        <w:spacing w:line="258" w:lineRule="auto"/>
                        <w:jc w:val="center"/>
                        <w:textDirection w:val="btLr"/>
                      </w:pPr>
                      <w:r>
                        <w:rPr>
                          <w:b/>
                          <w:color w:val="000000"/>
                          <w:sz w:val="24"/>
                        </w:rPr>
                        <w:t>CAF</w:t>
                      </w:r>
                    </w:p>
                    <w:p w:rsidR="00E75B3E" w:rsidRDefault="001F44FA" w14:paraId="3C04FD3E" w14:textId="77777777">
                      <w:pPr>
                        <w:spacing w:line="258" w:lineRule="auto"/>
                        <w:jc w:val="center"/>
                        <w:textDirection w:val="btLr"/>
                      </w:pPr>
                      <w:r>
                        <w:rPr>
                          <w:b/>
                          <w:color w:val="000000"/>
                          <w:sz w:val="24"/>
                        </w:rPr>
                        <w:t>2024</w:t>
                      </w:r>
                    </w:p>
                  </w:txbxContent>
                </v:textbox>
              </v:rect>
            </w:pict>
          </mc:Fallback>
        </mc:AlternateContent>
      </w:r>
    </w:p>
    <w:p w14:paraId="46B29DE7" w14:textId="77777777" w:rsidR="00E75B3E" w:rsidRDefault="001F44FA">
      <w:pPr>
        <w:spacing w:line="276" w:lineRule="auto"/>
        <w:jc w:val="both"/>
        <w:rPr>
          <w:b/>
        </w:rPr>
      </w:pPr>
      <w:r>
        <w:rPr>
          <w:b/>
        </w:rPr>
        <w:t>Contenido</w:t>
      </w:r>
    </w:p>
    <w:sdt>
      <w:sdtPr>
        <w:id w:val="834885544"/>
        <w:docPartObj>
          <w:docPartGallery w:val="Table of Contents"/>
          <w:docPartUnique/>
        </w:docPartObj>
      </w:sdtPr>
      <w:sdtEndPr/>
      <w:sdtContent>
        <w:p w14:paraId="46B29DE8" w14:textId="77777777" w:rsidR="00E75B3E" w:rsidRDefault="001F44FA">
          <w:pPr>
            <w:pBdr>
              <w:top w:val="nil"/>
              <w:left w:val="nil"/>
              <w:bottom w:val="nil"/>
              <w:right w:val="nil"/>
              <w:between w:val="nil"/>
            </w:pBdr>
            <w:tabs>
              <w:tab w:val="right" w:pos="8494"/>
            </w:tabs>
            <w:spacing w:after="100"/>
            <w:rPr>
              <w:color w:val="000000"/>
              <w:sz w:val="24"/>
              <w:szCs w:val="24"/>
            </w:rPr>
          </w:pPr>
          <w:r>
            <w:fldChar w:fldCharType="begin"/>
          </w:r>
          <w:r>
            <w:instrText xml:space="preserve"> TOC \h \u \z \t "Heading 1,1,Heading 2,2,Heading 3,3,"</w:instrText>
          </w:r>
          <w:r>
            <w:fldChar w:fldCharType="separate"/>
          </w:r>
          <w:hyperlink w:anchor="_heading=h.30j0zll">
            <w:r>
              <w:rPr>
                <w:color w:val="000000"/>
              </w:rPr>
              <w:t>Alcance técnico</w:t>
            </w:r>
            <w:r>
              <w:rPr>
                <w:color w:val="000000"/>
              </w:rPr>
              <w:tab/>
              <w:t>3</w:t>
            </w:r>
          </w:hyperlink>
        </w:p>
        <w:p w14:paraId="46B29DE9" w14:textId="77777777" w:rsidR="00E75B3E" w:rsidRDefault="001F44FA">
          <w:pPr>
            <w:pBdr>
              <w:top w:val="nil"/>
              <w:left w:val="nil"/>
              <w:bottom w:val="nil"/>
              <w:right w:val="nil"/>
              <w:between w:val="nil"/>
            </w:pBdr>
            <w:tabs>
              <w:tab w:val="left" w:pos="880"/>
              <w:tab w:val="right" w:pos="8494"/>
            </w:tabs>
            <w:spacing w:after="100" w:line="276" w:lineRule="auto"/>
            <w:ind w:left="220"/>
            <w:jc w:val="both"/>
            <w:rPr>
              <w:color w:val="000000"/>
              <w:sz w:val="24"/>
              <w:szCs w:val="24"/>
            </w:rPr>
          </w:pPr>
          <w:hyperlink w:anchor="_heading=h.1fob9te">
            <w:r>
              <w:rPr>
                <w:color w:val="000000"/>
              </w:rPr>
              <w:t>Situación actual</w:t>
            </w:r>
            <w:r>
              <w:rPr>
                <w:color w:val="000000"/>
              </w:rPr>
              <w:tab/>
              <w:t>3</w:t>
            </w:r>
          </w:hyperlink>
        </w:p>
        <w:p w14:paraId="46B29DEA" w14:textId="77777777" w:rsidR="00E75B3E" w:rsidRDefault="001F44FA">
          <w:pPr>
            <w:pBdr>
              <w:top w:val="nil"/>
              <w:left w:val="nil"/>
              <w:bottom w:val="nil"/>
              <w:right w:val="nil"/>
              <w:between w:val="nil"/>
            </w:pBdr>
            <w:tabs>
              <w:tab w:val="left" w:pos="880"/>
              <w:tab w:val="right" w:pos="8494"/>
            </w:tabs>
            <w:spacing w:after="100" w:line="276" w:lineRule="auto"/>
            <w:ind w:left="220"/>
            <w:jc w:val="both"/>
            <w:rPr>
              <w:color w:val="000000"/>
              <w:sz w:val="24"/>
              <w:szCs w:val="24"/>
            </w:rPr>
          </w:pPr>
          <w:hyperlink w:anchor="_heading=h.3znysh7">
            <w:r>
              <w:rPr>
                <w:color w:val="000000"/>
              </w:rPr>
              <w:t>Definición de la necesidad</w:t>
            </w:r>
            <w:r>
              <w:rPr>
                <w:color w:val="000000"/>
              </w:rPr>
              <w:tab/>
              <w:t>3</w:t>
            </w:r>
          </w:hyperlink>
        </w:p>
        <w:p w14:paraId="46B29DEB" w14:textId="77777777" w:rsidR="00E75B3E" w:rsidRDefault="001F44FA">
          <w:pPr>
            <w:pBdr>
              <w:top w:val="nil"/>
              <w:left w:val="nil"/>
              <w:bottom w:val="nil"/>
              <w:right w:val="nil"/>
              <w:between w:val="nil"/>
            </w:pBdr>
            <w:tabs>
              <w:tab w:val="right" w:pos="8494"/>
            </w:tabs>
            <w:spacing w:after="100"/>
            <w:ind w:left="440"/>
            <w:rPr>
              <w:color w:val="000000"/>
              <w:sz w:val="24"/>
              <w:szCs w:val="24"/>
            </w:rPr>
          </w:pPr>
          <w:hyperlink w:anchor="_heading=h.2et92p0">
            <w:r>
              <w:rPr>
                <w:color w:val="000000"/>
              </w:rPr>
              <w:t>Alcances</w:t>
            </w:r>
            <w:r>
              <w:rPr>
                <w:color w:val="000000"/>
              </w:rPr>
              <w:tab/>
              <w:t>4</w:t>
            </w:r>
          </w:hyperlink>
        </w:p>
        <w:p w14:paraId="46B29DEC" w14:textId="77777777" w:rsidR="00E75B3E" w:rsidRDefault="001F44FA">
          <w:pPr>
            <w:pBdr>
              <w:top w:val="nil"/>
              <w:left w:val="nil"/>
              <w:bottom w:val="nil"/>
              <w:right w:val="nil"/>
              <w:between w:val="nil"/>
            </w:pBdr>
            <w:tabs>
              <w:tab w:val="right" w:pos="8494"/>
            </w:tabs>
            <w:spacing w:after="100"/>
            <w:ind w:left="440"/>
            <w:rPr>
              <w:color w:val="000000"/>
              <w:sz w:val="24"/>
              <w:szCs w:val="24"/>
            </w:rPr>
          </w:pPr>
          <w:hyperlink w:anchor="_heading=h.tyjcwt">
            <w:r>
              <w:rPr>
                <w:color w:val="000000"/>
              </w:rPr>
              <w:t>Mockup/ ayudas visuales</w:t>
            </w:r>
            <w:r>
              <w:rPr>
                <w:color w:val="000000"/>
              </w:rPr>
              <w:tab/>
              <w:t>4</w:t>
            </w:r>
          </w:hyperlink>
        </w:p>
        <w:p w14:paraId="46B29DED" w14:textId="77777777" w:rsidR="00E75B3E" w:rsidRDefault="001F44FA">
          <w:pPr>
            <w:pBdr>
              <w:top w:val="nil"/>
              <w:left w:val="nil"/>
              <w:bottom w:val="nil"/>
              <w:right w:val="nil"/>
              <w:between w:val="nil"/>
            </w:pBdr>
            <w:tabs>
              <w:tab w:val="right" w:pos="8494"/>
            </w:tabs>
            <w:spacing w:after="100"/>
            <w:ind w:left="440"/>
            <w:rPr>
              <w:color w:val="000000"/>
              <w:sz w:val="24"/>
              <w:szCs w:val="24"/>
            </w:rPr>
          </w:pPr>
          <w:hyperlink w:anchor="_heading=h.3dy6vkm">
            <w:r>
              <w:rPr>
                <w:color w:val="000000"/>
              </w:rPr>
              <w:t>Beneficios</w:t>
            </w:r>
            <w:r>
              <w:rPr>
                <w:color w:val="000000"/>
              </w:rPr>
              <w:tab/>
              <w:t>5</w:t>
            </w:r>
          </w:hyperlink>
        </w:p>
        <w:p w14:paraId="46B29DEE" w14:textId="77777777" w:rsidR="00E75B3E" w:rsidRDefault="001F44FA">
          <w:pPr>
            <w:pBdr>
              <w:top w:val="nil"/>
              <w:left w:val="nil"/>
              <w:bottom w:val="nil"/>
              <w:right w:val="nil"/>
              <w:between w:val="nil"/>
            </w:pBdr>
            <w:tabs>
              <w:tab w:val="right" w:pos="8494"/>
            </w:tabs>
            <w:spacing w:after="100"/>
            <w:ind w:left="440"/>
            <w:rPr>
              <w:color w:val="000000"/>
              <w:sz w:val="24"/>
              <w:szCs w:val="24"/>
            </w:rPr>
          </w:pPr>
          <w:hyperlink w:anchor="_heading=h.1t3h5sf">
            <w:r>
              <w:rPr>
                <w:color w:val="000000"/>
              </w:rPr>
              <w:t>Limitaciones del proyecto</w:t>
            </w:r>
            <w:r>
              <w:rPr>
                <w:color w:val="000000"/>
              </w:rPr>
              <w:tab/>
              <w:t>5</w:t>
            </w:r>
          </w:hyperlink>
        </w:p>
        <w:p w14:paraId="46B29DEF" w14:textId="77777777" w:rsidR="00E75B3E" w:rsidRDefault="001F44FA">
          <w:pPr>
            <w:pBdr>
              <w:top w:val="nil"/>
              <w:left w:val="nil"/>
              <w:bottom w:val="nil"/>
              <w:right w:val="nil"/>
              <w:between w:val="nil"/>
            </w:pBdr>
            <w:tabs>
              <w:tab w:val="right" w:pos="8494"/>
            </w:tabs>
            <w:spacing w:after="100"/>
            <w:ind w:left="440"/>
            <w:rPr>
              <w:color w:val="000000"/>
              <w:sz w:val="24"/>
              <w:szCs w:val="24"/>
            </w:rPr>
          </w:pPr>
          <w:hyperlink w:anchor="_heading=h.4d34og8">
            <w:r>
              <w:rPr>
                <w:color w:val="000000"/>
              </w:rPr>
              <w:t>Usuarios Finales</w:t>
            </w:r>
            <w:r>
              <w:rPr>
                <w:color w:val="000000"/>
              </w:rPr>
              <w:tab/>
              <w:t>5</w:t>
            </w:r>
          </w:hyperlink>
        </w:p>
        <w:p w14:paraId="46B29DF0" w14:textId="77777777" w:rsidR="00E75B3E" w:rsidRDefault="001F44FA">
          <w:pPr>
            <w:pBdr>
              <w:top w:val="nil"/>
              <w:left w:val="nil"/>
              <w:bottom w:val="nil"/>
              <w:right w:val="nil"/>
              <w:between w:val="nil"/>
            </w:pBdr>
            <w:tabs>
              <w:tab w:val="left" w:pos="880"/>
              <w:tab w:val="right" w:pos="8494"/>
            </w:tabs>
            <w:spacing w:after="100" w:line="276" w:lineRule="auto"/>
            <w:ind w:left="220"/>
            <w:jc w:val="both"/>
            <w:rPr>
              <w:color w:val="000000"/>
              <w:sz w:val="24"/>
              <w:szCs w:val="24"/>
            </w:rPr>
          </w:pPr>
          <w:hyperlink w:anchor="_heading=h.2s8eyo1">
            <w:r>
              <w:rPr>
                <w:color w:val="000000"/>
              </w:rPr>
              <w:t>Consideraciones</w:t>
            </w:r>
            <w:r>
              <w:rPr>
                <w:color w:val="000000"/>
              </w:rPr>
              <w:tab/>
              <w:t>5</w:t>
            </w:r>
          </w:hyperlink>
        </w:p>
        <w:p w14:paraId="46B29DF1" w14:textId="77777777" w:rsidR="00E75B3E" w:rsidRDefault="001F44FA">
          <w:pPr>
            <w:pBdr>
              <w:top w:val="nil"/>
              <w:left w:val="nil"/>
              <w:bottom w:val="nil"/>
              <w:right w:val="nil"/>
              <w:between w:val="nil"/>
            </w:pBdr>
            <w:tabs>
              <w:tab w:val="left" w:pos="880"/>
              <w:tab w:val="right" w:pos="8494"/>
            </w:tabs>
            <w:spacing w:after="100" w:line="276" w:lineRule="auto"/>
            <w:ind w:left="220"/>
            <w:jc w:val="both"/>
            <w:rPr>
              <w:color w:val="000000"/>
              <w:sz w:val="24"/>
              <w:szCs w:val="24"/>
            </w:rPr>
          </w:pPr>
          <w:hyperlink w:anchor="_heading=h.17dp8vu">
            <w:r>
              <w:rPr>
                <w:color w:val="000000"/>
              </w:rPr>
              <w:t>Información Adicional importante</w:t>
            </w:r>
            <w:r>
              <w:rPr>
                <w:color w:val="000000"/>
              </w:rPr>
              <w:tab/>
              <w:t>6</w:t>
            </w:r>
          </w:hyperlink>
        </w:p>
        <w:p w14:paraId="46B29DF2" w14:textId="77777777" w:rsidR="00E75B3E" w:rsidRDefault="001F44FA">
          <w:pPr>
            <w:spacing w:line="276" w:lineRule="auto"/>
            <w:jc w:val="both"/>
          </w:pPr>
          <w:r>
            <w:fldChar w:fldCharType="end"/>
          </w:r>
        </w:p>
      </w:sdtContent>
    </w:sdt>
    <w:p w14:paraId="46B29DF3" w14:textId="77777777" w:rsidR="00E75B3E" w:rsidRDefault="00E75B3E">
      <w:pPr>
        <w:spacing w:line="276" w:lineRule="auto"/>
        <w:jc w:val="both"/>
        <w:rPr>
          <w:b/>
          <w:highlight w:val="cyan"/>
        </w:rPr>
      </w:pPr>
      <w:bookmarkStart w:id="2" w:name="_heading=h.gjdgxs" w:colFirst="0" w:colLast="0"/>
      <w:bookmarkEnd w:id="2"/>
    </w:p>
    <w:p w14:paraId="46B29DF4" w14:textId="77777777" w:rsidR="00E75B3E" w:rsidRDefault="001F44FA">
      <w:pPr>
        <w:rPr>
          <w:b/>
          <w:highlight w:val="cyan"/>
        </w:rPr>
      </w:pPr>
      <w:r>
        <w:br w:type="page"/>
      </w:r>
    </w:p>
    <w:p w14:paraId="46B29DF5" w14:textId="77777777" w:rsidR="00E75B3E" w:rsidRDefault="001F44FA">
      <w:pPr>
        <w:pStyle w:val="Ttulo1"/>
      </w:pPr>
      <w:bookmarkStart w:id="3" w:name="_heading=h.30j0zll" w:colFirst="0" w:colLast="0"/>
      <w:bookmarkEnd w:id="3"/>
      <w:r>
        <w:t>Alcance técnico</w:t>
      </w:r>
    </w:p>
    <w:p w14:paraId="46B29DF6" w14:textId="77777777" w:rsidR="00E75B3E" w:rsidRDefault="001F44FA" w:rsidP="10741B08">
      <w:pPr>
        <w:pStyle w:val="Ttulo2"/>
        <w:spacing w:before="0"/>
      </w:pPr>
      <w:bookmarkStart w:id="4" w:name="_heading=h.1fob9te"/>
      <w:bookmarkEnd w:id="4"/>
      <w:r>
        <w:t>Situación actual</w:t>
      </w:r>
    </w:p>
    <w:p w14:paraId="1470D764" w14:textId="77777777" w:rsidR="007321F9" w:rsidRDefault="007321F9" w:rsidP="007321F9"/>
    <w:p w14:paraId="46B29DF7" w14:textId="7FAF4D24" w:rsidR="00E75B3E" w:rsidRDefault="001F44FA">
      <w:pPr>
        <w:pBdr>
          <w:top w:val="nil"/>
          <w:left w:val="nil"/>
          <w:bottom w:val="nil"/>
          <w:right w:val="nil"/>
          <w:between w:val="nil"/>
        </w:pBdr>
        <w:spacing w:after="0" w:line="276" w:lineRule="auto"/>
        <w:jc w:val="both"/>
        <w:rPr>
          <w:ins w:id="5" w:author="Yuribeth Guillermo" w:date="2024-09-24T03:59:00Z" w16du:dateUtc="2024-09-24T03:59:41Z"/>
          <w:color w:val="000000"/>
        </w:rPr>
        <w:pPrChange w:id="6" w:author="Yuribeth Guillermo" w:date="2024-09-24T03:59:00Z">
          <w:pPr>
            <w:pBdr>
              <w:top w:val="nil"/>
              <w:left w:val="nil"/>
              <w:bottom w:val="nil"/>
              <w:right w:val="nil"/>
              <w:between w:val="nil"/>
            </w:pBdr>
            <w:spacing w:line="276" w:lineRule="auto"/>
            <w:jc w:val="both"/>
          </w:pPr>
        </w:pPrChange>
      </w:pPr>
      <w:r w:rsidRPr="10741B08">
        <w:rPr>
          <w:color w:val="000000" w:themeColor="text1"/>
        </w:rPr>
        <w:t>Actualmente</w:t>
      </w:r>
      <w:r w:rsidR="00542396">
        <w:rPr>
          <w:color w:val="000000" w:themeColor="text1"/>
        </w:rPr>
        <w:t>,</w:t>
      </w:r>
      <w:r w:rsidRPr="10741B08">
        <w:rPr>
          <w:color w:val="000000" w:themeColor="text1"/>
        </w:rPr>
        <w:t xml:space="preserve"> </w:t>
      </w:r>
      <w:r w:rsidRPr="00557DC1">
        <w:rPr>
          <w:color w:val="000000" w:themeColor="text1"/>
          <w:highlight w:val="yellow"/>
        </w:rPr>
        <w:t xml:space="preserve">no se cuenta con un aplicativo para la </w:t>
      </w:r>
      <w:r w:rsidR="00374E8A" w:rsidRPr="00557DC1">
        <w:rPr>
          <w:color w:val="000000" w:themeColor="text1"/>
          <w:highlight w:val="yellow"/>
        </w:rPr>
        <w:t>identificación</w:t>
      </w:r>
      <w:r w:rsidRPr="00557DC1">
        <w:rPr>
          <w:color w:val="000000" w:themeColor="text1"/>
          <w:highlight w:val="yellow"/>
        </w:rPr>
        <w:t xml:space="preserve"> de operaciones verdes</w:t>
      </w:r>
      <w:r w:rsidR="00705788" w:rsidRPr="00557DC1">
        <w:rPr>
          <w:color w:val="000000" w:themeColor="text1"/>
          <w:highlight w:val="yellow"/>
        </w:rPr>
        <w:t>, temáticas</w:t>
      </w:r>
      <w:r w:rsidR="00541D7C" w:rsidRPr="00557DC1">
        <w:rPr>
          <w:color w:val="000000" w:themeColor="text1"/>
          <w:highlight w:val="yellow"/>
        </w:rPr>
        <w:t xml:space="preserve"> y c</w:t>
      </w:r>
      <w:r w:rsidR="008A2E24" w:rsidRPr="00557DC1">
        <w:rPr>
          <w:color w:val="000000" w:themeColor="text1"/>
          <w:highlight w:val="yellow"/>
        </w:rPr>
        <w:t>on c</w:t>
      </w:r>
      <w:r w:rsidR="00541D7C" w:rsidRPr="00557DC1">
        <w:rPr>
          <w:color w:val="000000" w:themeColor="text1"/>
          <w:highlight w:val="yellow"/>
        </w:rPr>
        <w:t>ontenido país</w:t>
      </w:r>
      <w:r w:rsidRPr="00557DC1">
        <w:rPr>
          <w:color w:val="000000" w:themeColor="text1"/>
          <w:highlight w:val="yellow"/>
        </w:rPr>
        <w:t>, lo que implica deficiencias en la asignación de recursos</w:t>
      </w:r>
      <w:r w:rsidR="008149EC" w:rsidRPr="00557DC1">
        <w:rPr>
          <w:color w:val="000000" w:themeColor="text1"/>
          <w:highlight w:val="yellow"/>
        </w:rPr>
        <w:t xml:space="preserve"> de </w:t>
      </w:r>
      <w:r w:rsidR="00A56B38" w:rsidRPr="00557DC1">
        <w:rPr>
          <w:color w:val="000000" w:themeColor="text1"/>
          <w:highlight w:val="yellow"/>
        </w:rPr>
        <w:t>facilidades de crédito vigentes</w:t>
      </w:r>
      <w:r w:rsidRPr="00557DC1">
        <w:rPr>
          <w:color w:val="000000" w:themeColor="text1"/>
          <w:highlight w:val="yellow"/>
        </w:rPr>
        <w:t>.</w:t>
      </w:r>
    </w:p>
    <w:p w14:paraId="48F423EB" w14:textId="1149944F" w:rsidR="10741B08" w:rsidRDefault="10741B08" w:rsidP="10741B08">
      <w:pPr>
        <w:pBdr>
          <w:top w:val="nil"/>
          <w:left w:val="nil"/>
          <w:bottom w:val="nil"/>
          <w:right w:val="nil"/>
          <w:between w:val="nil"/>
        </w:pBdr>
        <w:spacing w:after="0" w:line="276" w:lineRule="auto"/>
        <w:jc w:val="both"/>
        <w:rPr>
          <w:color w:val="000000" w:themeColor="text1"/>
        </w:rPr>
      </w:pPr>
    </w:p>
    <w:p w14:paraId="46B29DF8" w14:textId="77777777" w:rsidR="00E75B3E" w:rsidRDefault="001F44FA">
      <w:pPr>
        <w:pStyle w:val="Ttulo2"/>
        <w:rPr>
          <w:ins w:id="7" w:author="Yuribeth Guillermo" w:date="2024-09-24T03:59:00Z" w16du:dateUtc="2024-09-24T03:59:40Z"/>
        </w:rPr>
      </w:pPr>
      <w:bookmarkStart w:id="8" w:name="_heading=h.3znysh7"/>
      <w:bookmarkEnd w:id="8"/>
      <w:r>
        <w:t>Definición de la necesidad</w:t>
      </w:r>
    </w:p>
    <w:p w14:paraId="2F4DD5CA" w14:textId="741AFA56" w:rsidR="10741B08" w:rsidRDefault="10741B08">
      <w:pPr>
        <w:spacing w:after="0" w:line="276" w:lineRule="auto"/>
        <w:pPrChange w:id="9" w:author="Yuribeth Guillermo" w:date="2024-09-24T03:59:00Z">
          <w:pPr>
            <w:pStyle w:val="Ttulo2"/>
          </w:pPr>
        </w:pPrChange>
      </w:pPr>
    </w:p>
    <w:p w14:paraId="46B29DF9" w14:textId="7994B457" w:rsidR="00E75B3E" w:rsidRDefault="001F44FA" w:rsidP="10741B08">
      <w:pPr>
        <w:pBdr>
          <w:top w:val="nil"/>
          <w:left w:val="nil"/>
          <w:bottom w:val="nil"/>
          <w:right w:val="nil"/>
          <w:between w:val="nil"/>
        </w:pBdr>
        <w:spacing w:after="0" w:line="276" w:lineRule="auto"/>
        <w:jc w:val="both"/>
        <w:rPr>
          <w:color w:val="000000"/>
        </w:rPr>
      </w:pPr>
      <w:r w:rsidRPr="10741B08">
        <w:rPr>
          <w:color w:val="000000" w:themeColor="text1"/>
        </w:rPr>
        <w:t xml:space="preserve">Desarrollar una </w:t>
      </w:r>
      <w:r w:rsidRPr="00557DC1">
        <w:rPr>
          <w:color w:val="000000" w:themeColor="text1"/>
          <w:highlight w:val="yellow"/>
        </w:rPr>
        <w:t xml:space="preserve">herramienta para evaluar las </w:t>
      </w:r>
      <w:r w:rsidR="00BD151F" w:rsidRPr="00557DC1">
        <w:rPr>
          <w:color w:val="000000" w:themeColor="text1"/>
          <w:highlight w:val="yellow"/>
        </w:rPr>
        <w:t xml:space="preserve">operaciones de la cartera activa de CAF </w:t>
      </w:r>
      <w:r w:rsidRPr="00557DC1">
        <w:rPr>
          <w:color w:val="000000" w:themeColor="text1"/>
          <w:highlight w:val="yellow"/>
        </w:rPr>
        <w:t>contra los documentos o manifiestos de interés para el financiamiento de l</w:t>
      </w:r>
      <w:r w:rsidR="391E8428" w:rsidRPr="00557DC1">
        <w:rPr>
          <w:color w:val="000000" w:themeColor="text1"/>
          <w:highlight w:val="yellow"/>
        </w:rPr>
        <w:t>a</w:t>
      </w:r>
      <w:r w:rsidRPr="00557DC1">
        <w:rPr>
          <w:color w:val="000000" w:themeColor="text1"/>
          <w:highlight w:val="yellow"/>
        </w:rPr>
        <w:t xml:space="preserve">s </w:t>
      </w:r>
      <w:r w:rsidR="00BD151F" w:rsidRPr="00557DC1">
        <w:rPr>
          <w:color w:val="000000" w:themeColor="text1"/>
          <w:highlight w:val="yellow"/>
        </w:rPr>
        <w:t>facilidades de crédito pasivas vigentes</w:t>
      </w:r>
      <w:r w:rsidRPr="00557DC1">
        <w:rPr>
          <w:color w:val="000000" w:themeColor="text1"/>
          <w:highlight w:val="yellow"/>
        </w:rPr>
        <w:t>.</w:t>
      </w:r>
      <w:r w:rsidRPr="10741B08">
        <w:rPr>
          <w:color w:val="000000" w:themeColor="text1"/>
        </w:rPr>
        <w:t xml:space="preserve"> </w:t>
      </w:r>
    </w:p>
    <w:p w14:paraId="46B29DFA" w14:textId="77777777" w:rsidR="00E75B3E" w:rsidRDefault="00E75B3E">
      <w:pPr>
        <w:pBdr>
          <w:top w:val="nil"/>
          <w:left w:val="nil"/>
          <w:bottom w:val="nil"/>
          <w:right w:val="nil"/>
          <w:between w:val="nil"/>
        </w:pBdr>
        <w:spacing w:after="0" w:line="276" w:lineRule="auto"/>
        <w:jc w:val="both"/>
        <w:rPr>
          <w:color w:val="000000"/>
        </w:rPr>
      </w:pPr>
    </w:p>
    <w:p w14:paraId="46B29DFB" w14:textId="77777777" w:rsidR="00E75B3E" w:rsidRDefault="001F44FA">
      <w:pPr>
        <w:pBdr>
          <w:top w:val="nil"/>
          <w:left w:val="nil"/>
          <w:bottom w:val="nil"/>
          <w:right w:val="nil"/>
          <w:between w:val="nil"/>
        </w:pBdr>
        <w:spacing w:line="276" w:lineRule="auto"/>
        <w:jc w:val="both"/>
        <w:rPr>
          <w:color w:val="000000"/>
        </w:rPr>
      </w:pPr>
      <w:r>
        <w:t xml:space="preserve">Se requiere que el </w:t>
      </w:r>
      <w:r>
        <w:rPr>
          <w:color w:val="000000"/>
        </w:rPr>
        <w:t>aplicativo ayud</w:t>
      </w:r>
      <w:r>
        <w:t>e</w:t>
      </w:r>
      <w:r>
        <w:rPr>
          <w:color w:val="000000"/>
        </w:rPr>
        <w:t xml:space="preserve"> </w:t>
      </w:r>
      <w:r>
        <w:t>al equipo de la DMAF</w:t>
      </w:r>
      <w:r>
        <w:rPr>
          <w:color w:val="000000"/>
        </w:rPr>
        <w:t xml:space="preserve"> a:</w:t>
      </w:r>
    </w:p>
    <w:p w14:paraId="46B29DFC" w14:textId="63A21389"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0"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 xml:space="preserve">Identificar las operaciones que puedan </w:t>
      </w:r>
      <w:r w:rsidR="000B4925">
        <w:t xml:space="preserve">ser elegibles </w:t>
      </w:r>
      <w:r>
        <w:t>para refinanciamiento</w:t>
      </w:r>
      <w:r w:rsidR="00940EC1">
        <w:t xml:space="preserve"> con </w:t>
      </w:r>
      <w:r w:rsidR="000C1C4B">
        <w:t>facilidades</w:t>
      </w:r>
      <w:r w:rsidR="00BD151F">
        <w:t xml:space="preserve"> de crédito pasivas vigentes</w:t>
      </w:r>
      <w:r>
        <w:t>.</w:t>
      </w:r>
    </w:p>
    <w:p w14:paraId="46B29DFD" w14:textId="2423959B"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1"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Establecer por documento los atributos claves (</w:t>
      </w:r>
      <w:r w:rsidR="007267AC">
        <w:t>verdes</w:t>
      </w:r>
      <w:r w:rsidR="00705788">
        <w:t>, temáticas</w:t>
      </w:r>
      <w:r w:rsidR="00B52AD9">
        <w:t xml:space="preserve"> y de contenido </w:t>
      </w:r>
      <w:r>
        <w:t>de país) para la búsqueda eficiente de operaciones</w:t>
      </w:r>
      <w:r w:rsidR="00B52AD9">
        <w:t xml:space="preserve"> elegibles</w:t>
      </w:r>
      <w:r>
        <w:t>.</w:t>
      </w:r>
    </w:p>
    <w:p w14:paraId="46B29DFE" w14:textId="7EAEC936" w:rsidR="00E75B3E" w:rsidRPr="00557DC1" w:rsidRDefault="001F44FA">
      <w:pPr>
        <w:numPr>
          <w:ilvl w:val="0"/>
          <w:numId w:val="16"/>
        </w:numPr>
        <w:pBdr>
          <w:top w:val="nil"/>
          <w:left w:val="nil"/>
          <w:bottom w:val="nil"/>
          <w:right w:val="nil"/>
          <w:between w:val="nil"/>
        </w:pBdr>
        <w:shd w:val="clear" w:color="auto" w:fill="FFFFFF" w:themeFill="background1"/>
        <w:spacing w:after="0" w:line="276" w:lineRule="auto"/>
        <w:jc w:val="both"/>
        <w:rPr>
          <w:highlight w:val="yellow"/>
        </w:rPr>
        <w:pPrChange w:id="12"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rsidRPr="00557DC1">
        <w:rPr>
          <w:highlight w:val="yellow"/>
        </w:rPr>
        <w:t xml:space="preserve">Capturar y cargar información adicional que permita ampliar la búsqueda de operaciones </w:t>
      </w:r>
      <w:r w:rsidR="00B52AD9" w:rsidRPr="00557DC1">
        <w:rPr>
          <w:highlight w:val="yellow"/>
        </w:rPr>
        <w:t>elegibles</w:t>
      </w:r>
      <w:r w:rsidRPr="00557DC1">
        <w:rPr>
          <w:highlight w:val="yellow"/>
        </w:rPr>
        <w:t>, tales como: Texto, PDF, buscar en directorios y subdirectorios.</w:t>
      </w:r>
    </w:p>
    <w:p w14:paraId="46B29DFF" w14:textId="3489F8D3" w:rsidR="00E75B3E" w:rsidRDefault="79522DEA">
      <w:pPr>
        <w:numPr>
          <w:ilvl w:val="0"/>
          <w:numId w:val="16"/>
        </w:numPr>
        <w:pBdr>
          <w:top w:val="nil"/>
          <w:left w:val="nil"/>
          <w:bottom w:val="nil"/>
          <w:right w:val="nil"/>
          <w:between w:val="nil"/>
        </w:pBdr>
        <w:shd w:val="clear" w:color="auto" w:fill="FFFFFF" w:themeFill="background1"/>
        <w:spacing w:after="0" w:line="276" w:lineRule="auto"/>
        <w:jc w:val="both"/>
        <w:pPrChange w:id="13"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Definir</w:t>
      </w:r>
      <w:r w:rsidR="001F44FA">
        <w:t xml:space="preserve"> los criterios de elegibilidad de los contratos de cada </w:t>
      </w:r>
      <w:r w:rsidR="00AB3E49">
        <w:t xml:space="preserve">facilidad de crédito </w:t>
      </w:r>
      <w:r w:rsidR="001F44FA">
        <w:t>(de los aliados).</w:t>
      </w:r>
    </w:p>
    <w:p w14:paraId="46B29E00"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4"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Encontrar qué operación se alinee más con los criterios de elegibilidad precargados para cada uno de los aliados, por lo que sería útil un enlace a la operación indicada, para que se pueda revisar el contenido correspondiente.</w:t>
      </w:r>
    </w:p>
    <w:p w14:paraId="46B29E01"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5"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 xml:space="preserve">Revisar y analizar los documentos (DEC, CCI-IDO, contratos de licitaciones (Ejecutores), Adendas, IAS, hoja de término de condiciones, entre otros) de las operaciones existentes en el </w:t>
      </w:r>
      <w:r w:rsidRPr="00557DC1">
        <w:rPr>
          <w:highlight w:val="yellow"/>
        </w:rPr>
        <w:t>PN (Focus)</w:t>
      </w:r>
      <w:r>
        <w:t xml:space="preserve"> para encontrar contenido que se alinee con las intenciones de interés de los fondos aliados a CAF mediante la DMAF.</w:t>
      </w:r>
    </w:p>
    <w:p w14:paraId="46B29E02"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6"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Apoyar en la toma de decisiones y alinear sus inversiones con objetivos sostenibles.</w:t>
      </w:r>
    </w:p>
    <w:p w14:paraId="46B29E04" w14:textId="13209A6E" w:rsidR="00E75B3E" w:rsidRDefault="001F44FA">
      <w:pPr>
        <w:numPr>
          <w:ilvl w:val="0"/>
          <w:numId w:val="5"/>
        </w:numPr>
        <w:pBdr>
          <w:top w:val="nil"/>
          <w:left w:val="nil"/>
          <w:bottom w:val="nil"/>
          <w:right w:val="nil"/>
          <w:between w:val="nil"/>
        </w:pBdr>
        <w:shd w:val="clear" w:color="auto" w:fill="FFFFFF" w:themeFill="background1"/>
        <w:spacing w:after="0" w:line="276" w:lineRule="auto"/>
        <w:jc w:val="both"/>
        <w:pPrChange w:id="17" w:author="Yuribeth Guillermo" w:date="2024-09-24T04:00:00Z">
          <w:pPr>
            <w:numPr>
              <w:numId w:val="5"/>
            </w:numPr>
            <w:pBdr>
              <w:top w:val="nil"/>
              <w:left w:val="nil"/>
              <w:bottom w:val="nil"/>
              <w:right w:val="nil"/>
              <w:between w:val="nil"/>
            </w:pBdr>
            <w:shd w:val="clear" w:color="auto" w:fill="FFFFFF" w:themeFill="background1"/>
            <w:spacing w:after="0"/>
            <w:ind w:left="1068" w:hanging="360"/>
            <w:jc w:val="both"/>
          </w:pPr>
        </w:pPrChange>
      </w:pPr>
      <w:r>
        <w:t xml:space="preserve">Mostrar como resultado un </w:t>
      </w:r>
      <w:r w:rsidRPr="00557DC1">
        <w:rPr>
          <w:highlight w:val="yellow"/>
        </w:rPr>
        <w:t>ranking de las operaciones CAF vs los criterios de elegibilidad</w:t>
      </w:r>
      <w:r w:rsidR="009D538C">
        <w:t xml:space="preserve"> de cada facilidad de crédito</w:t>
      </w:r>
      <w:r>
        <w:t xml:space="preserve"> (</w:t>
      </w:r>
      <w:proofErr w:type="spellStart"/>
      <w:r>
        <w:t>Ej</w:t>
      </w:r>
      <w:proofErr w:type="spellEnd"/>
      <w:r>
        <w:t>:% de participación del contenido dentro de las operaciones encontradas), luego del análisis y evaluación a través de la IA.</w:t>
      </w:r>
    </w:p>
    <w:p w14:paraId="46B29E05" w14:textId="1C8C1037"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8"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Incluir comentarios del ejecutivo de negocio como atributos asociados a algunas operaciones (</w:t>
      </w:r>
      <w:proofErr w:type="spellStart"/>
      <w:r w:rsidR="00AC010E">
        <w:t>ej</w:t>
      </w:r>
      <w:proofErr w:type="spellEnd"/>
      <w:r w:rsidR="00AC010E">
        <w:t xml:space="preserve">: </w:t>
      </w:r>
      <w:r>
        <w:t>mitigación, adaptación, etc</w:t>
      </w:r>
      <w:r w:rsidR="41462A2B">
        <w:t>.</w:t>
      </w:r>
      <w:r>
        <w:t>) que permitan complementar el análisis.</w:t>
      </w:r>
    </w:p>
    <w:p w14:paraId="46B29E06" w14:textId="44CEC644"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19"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rsidRPr="00557DC1">
        <w:rPr>
          <w:highlight w:val="yellow"/>
        </w:rPr>
        <w:t xml:space="preserve">Enviar notificaciones y alertas </w:t>
      </w:r>
      <w:r w:rsidR="00AC010E" w:rsidRPr="00557DC1">
        <w:rPr>
          <w:highlight w:val="yellow"/>
        </w:rPr>
        <w:t>periódicas</w:t>
      </w:r>
      <w:r w:rsidR="00AC010E">
        <w:t xml:space="preserve"> </w:t>
      </w:r>
      <w:r>
        <w:t>que identifiquen todas las operaciones verdes que tiene la CAF y que estén debidamente clasificadas por conocimiento de país u otro criterio, sean elegibles o no, permitiendo que en un futuro puedan ser candidatas a refinanciamientos.</w:t>
      </w:r>
    </w:p>
    <w:p w14:paraId="46B29E07" w14:textId="7B6C2A21" w:rsidR="00E75B3E" w:rsidRDefault="001F44FA">
      <w:pPr>
        <w:numPr>
          <w:ilvl w:val="0"/>
          <w:numId w:val="16"/>
        </w:numPr>
        <w:pBdr>
          <w:top w:val="nil"/>
          <w:left w:val="nil"/>
          <w:bottom w:val="nil"/>
          <w:right w:val="nil"/>
          <w:between w:val="nil"/>
        </w:pBdr>
        <w:shd w:val="clear" w:color="auto" w:fill="FFFFFF" w:themeFill="background1"/>
        <w:spacing w:after="0" w:line="276" w:lineRule="auto"/>
        <w:jc w:val="both"/>
        <w:pPrChange w:id="20"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t>Definir un pipeline de operaciones (nombres, áreas de acción, conversaciones con EJR,</w:t>
      </w:r>
      <w:r w:rsidR="43522769">
        <w:t xml:space="preserve"> </w:t>
      </w:r>
      <w:r>
        <w:t>etc</w:t>
      </w:r>
      <w:r w:rsidR="784AD32A">
        <w:t>.</w:t>
      </w:r>
      <w:r>
        <w:t>).</w:t>
      </w:r>
    </w:p>
    <w:p w14:paraId="46B29E08" w14:textId="77777777" w:rsidR="00E75B3E" w:rsidRPr="00557DC1" w:rsidRDefault="001F44FA">
      <w:pPr>
        <w:numPr>
          <w:ilvl w:val="0"/>
          <w:numId w:val="16"/>
        </w:numPr>
        <w:pBdr>
          <w:top w:val="nil"/>
          <w:left w:val="nil"/>
          <w:bottom w:val="nil"/>
          <w:right w:val="nil"/>
          <w:between w:val="nil"/>
        </w:pBdr>
        <w:shd w:val="clear" w:color="auto" w:fill="FFFFFF" w:themeFill="background1"/>
        <w:spacing w:after="0" w:line="276" w:lineRule="auto"/>
        <w:jc w:val="both"/>
        <w:rPr>
          <w:highlight w:val="yellow"/>
        </w:rPr>
        <w:pPrChange w:id="21" w:author="Yuribeth Guillermo" w:date="2024-09-24T04:00:00Z">
          <w:pPr>
            <w:numPr>
              <w:numId w:val="16"/>
            </w:numPr>
            <w:pBdr>
              <w:top w:val="nil"/>
              <w:left w:val="nil"/>
              <w:bottom w:val="nil"/>
              <w:right w:val="nil"/>
              <w:between w:val="nil"/>
            </w:pBdr>
            <w:shd w:val="clear" w:color="auto" w:fill="FFFFFF" w:themeFill="background1"/>
            <w:spacing w:after="0"/>
            <w:ind w:left="1068" w:hanging="360"/>
            <w:jc w:val="both"/>
          </w:pPr>
        </w:pPrChange>
      </w:pPr>
      <w:r w:rsidRPr="00557DC1">
        <w:rPr>
          <w:highlight w:val="yellow"/>
        </w:rPr>
        <w:t>Acceder a la información pública en sitios internos de CAF (Áreas de Negocios).</w:t>
      </w:r>
    </w:p>
    <w:p w14:paraId="46B29E09" w14:textId="77777777" w:rsidR="00E75B3E" w:rsidRDefault="00E75B3E">
      <w:pPr>
        <w:pBdr>
          <w:top w:val="nil"/>
          <w:left w:val="nil"/>
          <w:bottom w:val="nil"/>
          <w:right w:val="nil"/>
          <w:between w:val="nil"/>
        </w:pBdr>
        <w:spacing w:line="276" w:lineRule="auto"/>
        <w:jc w:val="both"/>
      </w:pPr>
    </w:p>
    <w:p w14:paraId="46B29E0A" w14:textId="77777777" w:rsidR="00E75B3E" w:rsidRDefault="001F44FA">
      <w:pPr>
        <w:pStyle w:val="Ttulo3"/>
        <w:rPr>
          <w:ins w:id="22" w:author="Yuribeth Guillermo" w:date="2024-09-24T04:00:00Z" w16du:dateUtc="2024-09-24T04:00:25Z"/>
        </w:rPr>
      </w:pPr>
      <w:bookmarkStart w:id="23" w:name="_heading=h.2et92p0"/>
      <w:bookmarkEnd w:id="23"/>
      <w:r>
        <w:t>Alcances</w:t>
      </w:r>
    </w:p>
    <w:p w14:paraId="05849B6A" w14:textId="2EDF69C0" w:rsidR="10741B08" w:rsidRDefault="10741B08">
      <w:pPr>
        <w:spacing w:after="0" w:line="276" w:lineRule="auto"/>
        <w:pPrChange w:id="24" w:author="Yuribeth Guillermo" w:date="2024-09-24T04:00:00Z">
          <w:pPr>
            <w:pStyle w:val="Ttulo3"/>
          </w:pPr>
        </w:pPrChange>
      </w:pPr>
    </w:p>
    <w:p w14:paraId="46B29E0B" w14:textId="77777777" w:rsidR="00E75B3E" w:rsidRDefault="001F44FA">
      <w:pPr>
        <w:shd w:val="clear" w:color="auto" w:fill="FFFFFF" w:themeFill="background1"/>
        <w:spacing w:after="0" w:line="276" w:lineRule="auto"/>
        <w:rPr>
          <w:color w:val="000000"/>
        </w:rPr>
        <w:pPrChange w:id="25" w:author="Yuribeth Guillermo" w:date="2024-09-24T04:00:00Z">
          <w:pPr>
            <w:shd w:val="clear" w:color="auto" w:fill="FFFFFF" w:themeFill="background1"/>
            <w:spacing w:after="0"/>
          </w:pPr>
        </w:pPrChange>
      </w:pPr>
      <w:r w:rsidRPr="10741B08">
        <w:rPr>
          <w:color w:val="000000" w:themeColor="text1"/>
        </w:rPr>
        <w:t>El aplicativo debe realizar lo siguiente:</w:t>
      </w:r>
    </w:p>
    <w:p w14:paraId="46B29E0C"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rPr>
          <w:color w:val="000000"/>
        </w:rPr>
        <w:pPrChange w:id="26"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t>Carga de documentos y atributos.</w:t>
      </w:r>
    </w:p>
    <w:p w14:paraId="46B29E0D" w14:textId="29E24F94" w:rsidR="00E75B3E" w:rsidRDefault="001F44FA">
      <w:pPr>
        <w:numPr>
          <w:ilvl w:val="0"/>
          <w:numId w:val="16"/>
        </w:numPr>
        <w:shd w:val="clear" w:color="auto" w:fill="FFFFFF" w:themeFill="background1"/>
        <w:spacing w:after="0" w:line="276" w:lineRule="auto"/>
        <w:pPrChange w:id="27" w:author="Yuribeth Guillermo" w:date="2024-09-24T04:00:00Z">
          <w:pPr>
            <w:numPr>
              <w:numId w:val="16"/>
            </w:numPr>
            <w:shd w:val="clear" w:color="auto" w:fill="FFFFFF" w:themeFill="background1"/>
            <w:spacing w:after="0"/>
            <w:ind w:left="1068" w:hanging="360"/>
          </w:pPr>
        </w:pPrChange>
      </w:pPr>
      <w:r>
        <w:t xml:space="preserve">Identificar las operaciones </w:t>
      </w:r>
      <w:r w:rsidR="00705788">
        <w:t xml:space="preserve">elegibles </w:t>
      </w:r>
      <w:r>
        <w:t xml:space="preserve">que puedan aplicar para </w:t>
      </w:r>
      <w:r w:rsidR="00705788">
        <w:t>ser refinanciadas por facilidades de crédito pasivas vigentes</w:t>
      </w:r>
      <w:r>
        <w:t>.</w:t>
      </w:r>
    </w:p>
    <w:p w14:paraId="46B29E0E" w14:textId="31A73471" w:rsidR="00E75B3E" w:rsidRDefault="001F44FA">
      <w:pPr>
        <w:numPr>
          <w:ilvl w:val="0"/>
          <w:numId w:val="16"/>
        </w:numPr>
        <w:pBdr>
          <w:top w:val="nil"/>
          <w:left w:val="nil"/>
          <w:bottom w:val="nil"/>
          <w:right w:val="nil"/>
          <w:between w:val="nil"/>
        </w:pBdr>
        <w:shd w:val="clear" w:color="auto" w:fill="FFFFFF" w:themeFill="background1"/>
        <w:spacing w:after="0" w:line="276" w:lineRule="auto"/>
        <w:rPr>
          <w:color w:val="000000"/>
        </w:rPr>
        <w:pPrChange w:id="28"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rsidRPr="10741B08">
        <w:rPr>
          <w:color w:val="000000" w:themeColor="text1"/>
        </w:rPr>
        <w:t xml:space="preserve">Registrar información de las </w:t>
      </w:r>
      <w:r w:rsidR="00705788" w:rsidRPr="10741B08">
        <w:rPr>
          <w:color w:val="000000" w:themeColor="text1"/>
        </w:rPr>
        <w:t>operaciones de la cartera activa de CAF</w:t>
      </w:r>
      <w:r w:rsidRPr="10741B08">
        <w:rPr>
          <w:color w:val="000000" w:themeColor="text1"/>
        </w:rPr>
        <w:t>.</w:t>
      </w:r>
    </w:p>
    <w:p w14:paraId="46B29E0F" w14:textId="7D313D17" w:rsidR="00E75B3E" w:rsidRDefault="001F44FA">
      <w:pPr>
        <w:numPr>
          <w:ilvl w:val="0"/>
          <w:numId w:val="16"/>
        </w:numPr>
        <w:pBdr>
          <w:top w:val="nil"/>
          <w:left w:val="nil"/>
          <w:bottom w:val="nil"/>
          <w:right w:val="nil"/>
          <w:between w:val="nil"/>
        </w:pBdr>
        <w:shd w:val="clear" w:color="auto" w:fill="FFFFFF" w:themeFill="background1"/>
        <w:spacing w:after="0" w:line="276" w:lineRule="auto"/>
        <w:rPr>
          <w:color w:val="000000"/>
        </w:rPr>
        <w:pPrChange w:id="29"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rsidRPr="10741B08">
        <w:rPr>
          <w:color w:val="000000" w:themeColor="text1"/>
        </w:rPr>
        <w:t>Apoyar en el análisis y evaluación de las operaciones verdes</w:t>
      </w:r>
      <w:r w:rsidR="00705788" w:rsidRPr="10741B08">
        <w:rPr>
          <w:color w:val="000000" w:themeColor="text1"/>
        </w:rPr>
        <w:t>, temáticas</w:t>
      </w:r>
      <w:r w:rsidRPr="10741B08">
        <w:rPr>
          <w:color w:val="000000" w:themeColor="text1"/>
        </w:rPr>
        <w:t xml:space="preserve"> </w:t>
      </w:r>
      <w:r w:rsidR="00705788" w:rsidRPr="10741B08">
        <w:rPr>
          <w:color w:val="000000" w:themeColor="text1"/>
        </w:rPr>
        <w:t xml:space="preserve">y con contenido país </w:t>
      </w:r>
      <w:r w:rsidRPr="10741B08">
        <w:rPr>
          <w:color w:val="000000" w:themeColor="text1"/>
        </w:rPr>
        <w:t xml:space="preserve">contra los documentos o manifiestos de interés </w:t>
      </w:r>
      <w:r w:rsidR="00705788" w:rsidRPr="10741B08">
        <w:rPr>
          <w:color w:val="000000" w:themeColor="text1"/>
        </w:rPr>
        <w:t>de las facilidades de crédito vigentes</w:t>
      </w:r>
      <w:r w:rsidRPr="10741B08">
        <w:rPr>
          <w:color w:val="000000" w:themeColor="text1"/>
        </w:rPr>
        <w:t xml:space="preserve">. </w:t>
      </w:r>
    </w:p>
    <w:p w14:paraId="46B29E10" w14:textId="2762DB78" w:rsidR="00E75B3E" w:rsidRDefault="001F44FA">
      <w:pPr>
        <w:numPr>
          <w:ilvl w:val="0"/>
          <w:numId w:val="16"/>
        </w:numPr>
        <w:pBdr>
          <w:top w:val="nil"/>
          <w:left w:val="nil"/>
          <w:bottom w:val="nil"/>
          <w:right w:val="nil"/>
          <w:between w:val="nil"/>
        </w:pBdr>
        <w:shd w:val="clear" w:color="auto" w:fill="FFFFFF" w:themeFill="background1"/>
        <w:spacing w:after="0" w:line="276" w:lineRule="auto"/>
        <w:rPr>
          <w:color w:val="000000"/>
        </w:rPr>
        <w:pPrChange w:id="30"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rsidRPr="10741B08">
        <w:rPr>
          <w:color w:val="000000" w:themeColor="text1"/>
        </w:rPr>
        <w:t xml:space="preserve">Permitir la toma de decisiones y alinear las </w:t>
      </w:r>
      <w:r w:rsidR="00705788" w:rsidRPr="10741B08">
        <w:rPr>
          <w:color w:val="000000" w:themeColor="text1"/>
        </w:rPr>
        <w:t xml:space="preserve">operaciones </w:t>
      </w:r>
      <w:r w:rsidRPr="10741B08">
        <w:rPr>
          <w:color w:val="000000" w:themeColor="text1"/>
        </w:rPr>
        <w:t xml:space="preserve">con </w:t>
      </w:r>
      <w:r w:rsidR="00453AD2" w:rsidRPr="10741B08">
        <w:rPr>
          <w:color w:val="000000" w:themeColor="text1"/>
        </w:rPr>
        <w:t>los objetivos de desarrollo sostenible (ODS) y las agendas estratégicas de CAF</w:t>
      </w:r>
      <w:r w:rsidR="4841088F" w:rsidRPr="10741B08">
        <w:rPr>
          <w:color w:val="000000" w:themeColor="text1"/>
        </w:rPr>
        <w:t>.</w:t>
      </w:r>
    </w:p>
    <w:p w14:paraId="46B29E11" w14:textId="316DAA11" w:rsidR="00E75B3E" w:rsidRDefault="001F44FA">
      <w:pPr>
        <w:numPr>
          <w:ilvl w:val="0"/>
          <w:numId w:val="16"/>
        </w:numPr>
        <w:pBdr>
          <w:top w:val="nil"/>
          <w:left w:val="nil"/>
          <w:bottom w:val="nil"/>
          <w:right w:val="nil"/>
          <w:between w:val="nil"/>
        </w:pBdr>
        <w:shd w:val="clear" w:color="auto" w:fill="FFFFFF" w:themeFill="background1"/>
        <w:spacing w:after="0" w:line="276" w:lineRule="auto"/>
        <w:pPrChange w:id="31"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t>Generar un ranking de las operaciones CAF vs los criterios de elegibilidad.</w:t>
      </w:r>
    </w:p>
    <w:p w14:paraId="46B29E12" w14:textId="50FEC4AC" w:rsidR="00E75B3E" w:rsidRDefault="001F44FA">
      <w:pPr>
        <w:numPr>
          <w:ilvl w:val="0"/>
          <w:numId w:val="16"/>
        </w:numPr>
        <w:pBdr>
          <w:top w:val="nil"/>
          <w:left w:val="nil"/>
          <w:bottom w:val="nil"/>
          <w:right w:val="nil"/>
          <w:between w:val="nil"/>
        </w:pBdr>
        <w:shd w:val="clear" w:color="auto" w:fill="FFFFFF" w:themeFill="background1"/>
        <w:spacing w:after="0" w:line="276" w:lineRule="auto"/>
        <w:pPrChange w:id="32"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t>Envío de notificaciones y alertas</w:t>
      </w:r>
      <w:r w:rsidR="00E6293E">
        <w:t xml:space="preserve"> (por correo)</w:t>
      </w:r>
      <w:r>
        <w:t>.</w:t>
      </w:r>
    </w:p>
    <w:p w14:paraId="46B29E13"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pPrChange w:id="33"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t>Registro de comentarios por parte de los ejecutivos.</w:t>
      </w:r>
    </w:p>
    <w:p w14:paraId="46B29E14" w14:textId="77777777" w:rsidR="00E75B3E" w:rsidRDefault="001F44FA">
      <w:pPr>
        <w:numPr>
          <w:ilvl w:val="0"/>
          <w:numId w:val="16"/>
        </w:numPr>
        <w:pBdr>
          <w:top w:val="nil"/>
          <w:left w:val="nil"/>
          <w:bottom w:val="nil"/>
          <w:right w:val="nil"/>
          <w:between w:val="nil"/>
        </w:pBdr>
        <w:shd w:val="clear" w:color="auto" w:fill="FFFFFF" w:themeFill="background1"/>
        <w:spacing w:after="0" w:line="276" w:lineRule="auto"/>
        <w:pPrChange w:id="34" w:author="Yuribeth Guillermo" w:date="2024-09-24T04:00:00Z">
          <w:pPr>
            <w:numPr>
              <w:numId w:val="16"/>
            </w:numPr>
            <w:pBdr>
              <w:top w:val="nil"/>
              <w:left w:val="nil"/>
              <w:bottom w:val="nil"/>
              <w:right w:val="nil"/>
              <w:between w:val="nil"/>
            </w:pBdr>
            <w:shd w:val="clear" w:color="auto" w:fill="FFFFFF" w:themeFill="background1"/>
            <w:spacing w:after="0"/>
            <w:ind w:left="1068" w:hanging="360"/>
          </w:pPr>
        </w:pPrChange>
      </w:pPr>
      <w:r>
        <w:t>Búsqueda de aliados.</w:t>
      </w:r>
    </w:p>
    <w:p w14:paraId="46B29E15" w14:textId="77777777" w:rsidR="00E75B3E" w:rsidRDefault="00E75B3E" w:rsidP="10741B08">
      <w:pPr>
        <w:shd w:val="clear" w:color="auto" w:fill="FFFFFF" w:themeFill="background1"/>
        <w:spacing w:after="0"/>
        <w:rPr>
          <w:color w:val="000000"/>
        </w:rPr>
      </w:pPr>
    </w:p>
    <w:p w14:paraId="46B29E16" w14:textId="77777777" w:rsidR="00E75B3E" w:rsidRDefault="001F44FA">
      <w:pPr>
        <w:pStyle w:val="Ttulo3"/>
        <w:rPr>
          <w:rFonts w:ascii="Arial" w:eastAsia="Arial" w:hAnsi="Arial" w:cs="Arial"/>
          <w:color w:val="000000"/>
          <w:sz w:val="22"/>
          <w:szCs w:val="22"/>
        </w:rPr>
      </w:pPr>
      <w:bookmarkStart w:id="35" w:name="_heading=h.tyjcwt" w:colFirst="0" w:colLast="0"/>
      <w:bookmarkEnd w:id="35"/>
      <w:r>
        <w:t>Mockup/ ayudas visuales</w:t>
      </w:r>
    </w:p>
    <w:p w14:paraId="46B29E17" w14:textId="77777777" w:rsidR="00E75B3E" w:rsidRDefault="00E75B3E">
      <w:pPr>
        <w:spacing w:after="0"/>
      </w:pPr>
    </w:p>
    <w:p w14:paraId="46B29E18" w14:textId="77777777" w:rsidR="00E75B3E" w:rsidRDefault="001F44FA">
      <w:pPr>
        <w:spacing w:line="276" w:lineRule="auto"/>
        <w:rPr>
          <w:rFonts w:asciiTheme="minorHAnsi" w:eastAsiaTheme="minorEastAsia" w:hAnsiTheme="minorHAnsi" w:cstheme="minorBidi"/>
        </w:rPr>
        <w:pPrChange w:id="36" w:author="Yuribeth Guillermo" w:date="2024-09-24T04:01:00Z">
          <w:pPr/>
        </w:pPrChange>
      </w:pPr>
      <w:r w:rsidRPr="10741B08">
        <w:rPr>
          <w:rFonts w:asciiTheme="minorHAnsi" w:eastAsiaTheme="minorEastAsia" w:hAnsiTheme="minorHAnsi" w:cstheme="minorBidi"/>
          <w:rPrChange w:id="37" w:author="Yuribeth Guillermo" w:date="2024-09-24T04:01:00Z">
            <w:rPr/>
          </w:rPrChange>
        </w:rPr>
        <w:t>Se requieren las siguientes funcionalidades:</w:t>
      </w:r>
    </w:p>
    <w:p w14:paraId="46B29E19" w14:textId="0985E485" w:rsidR="00E75B3E" w:rsidRDefault="001F44FA">
      <w:pPr>
        <w:numPr>
          <w:ilvl w:val="0"/>
          <w:numId w:val="17"/>
        </w:numPr>
        <w:pBdr>
          <w:top w:val="nil"/>
          <w:left w:val="nil"/>
          <w:bottom w:val="nil"/>
          <w:right w:val="nil"/>
          <w:between w:val="nil"/>
        </w:pBdr>
        <w:spacing w:after="0" w:line="276" w:lineRule="auto"/>
        <w:jc w:val="both"/>
        <w:rPr>
          <w:rFonts w:asciiTheme="minorHAnsi" w:eastAsiaTheme="minorEastAsia" w:hAnsiTheme="minorHAnsi" w:cstheme="minorBidi"/>
          <w:b/>
          <w:bCs/>
          <w:color w:val="000000"/>
          <w:rPrChange w:id="38" w:author="Yuribeth Guillermo" w:date="2024-09-24T04:01:00Z">
            <w:rPr>
              <w:b/>
              <w:bCs/>
              <w:color w:val="000000" w:themeColor="text1"/>
            </w:rPr>
          </w:rPrChange>
        </w:rPr>
        <w:pPrChange w:id="39" w:author="Yuribeth Guillermo" w:date="2024-09-24T04:01:00Z">
          <w:pPr>
            <w:numPr>
              <w:numId w:val="17"/>
            </w:numPr>
            <w:pBdr>
              <w:top w:val="nil"/>
              <w:left w:val="nil"/>
              <w:bottom w:val="nil"/>
              <w:right w:val="nil"/>
              <w:between w:val="nil"/>
            </w:pBdr>
            <w:spacing w:after="0" w:line="240" w:lineRule="auto"/>
            <w:ind w:left="720" w:hanging="360"/>
            <w:jc w:val="both"/>
          </w:pPr>
        </w:pPrChange>
      </w:pPr>
      <w:r w:rsidRPr="10741B08">
        <w:rPr>
          <w:rFonts w:asciiTheme="minorHAnsi" w:eastAsiaTheme="minorEastAsia" w:hAnsiTheme="minorHAnsi" w:cstheme="minorBidi"/>
          <w:b/>
          <w:bCs/>
          <w:rPrChange w:id="40" w:author="Yuribeth Guillermo" w:date="2024-09-24T04:01:00Z">
            <w:rPr>
              <w:b/>
              <w:bCs/>
            </w:rPr>
          </w:rPrChange>
        </w:rPr>
        <w:t xml:space="preserve">Cargar </w:t>
      </w:r>
      <w:r w:rsidR="00BA5A96">
        <w:rPr>
          <w:rFonts w:asciiTheme="minorHAnsi" w:eastAsiaTheme="minorEastAsia" w:hAnsiTheme="minorHAnsi" w:cstheme="minorBidi"/>
          <w:b/>
          <w:bCs/>
        </w:rPr>
        <w:t xml:space="preserve">y buscar </w:t>
      </w:r>
      <w:r w:rsidRPr="10741B08">
        <w:rPr>
          <w:rFonts w:asciiTheme="minorHAnsi" w:eastAsiaTheme="minorEastAsia" w:hAnsiTheme="minorHAnsi" w:cstheme="minorBidi"/>
          <w:b/>
          <w:bCs/>
          <w:rPrChange w:id="41" w:author="Yuribeth Guillermo" w:date="2024-09-24T04:01:00Z">
            <w:rPr>
              <w:b/>
              <w:bCs/>
            </w:rPr>
          </w:rPrChange>
        </w:rPr>
        <w:t>Documentos</w:t>
      </w:r>
    </w:p>
    <w:p w14:paraId="46B29E1A" w14:textId="07A458E9" w:rsidR="00E75B3E" w:rsidRDefault="001F44FA">
      <w:pPr>
        <w:pBdr>
          <w:top w:val="nil"/>
          <w:left w:val="nil"/>
          <w:bottom w:val="nil"/>
          <w:right w:val="nil"/>
          <w:between w:val="nil"/>
        </w:pBdr>
        <w:spacing w:after="0" w:line="276" w:lineRule="auto"/>
        <w:ind w:left="720"/>
        <w:jc w:val="both"/>
        <w:rPr>
          <w:ins w:id="42" w:author="Yuribeth Guillermo" w:date="2024-09-24T01:54:00Z" w16du:dateUtc="2024-09-24T01:54:28Z"/>
          <w:rFonts w:asciiTheme="minorHAnsi" w:eastAsiaTheme="minorEastAsia" w:hAnsiTheme="minorHAnsi" w:cstheme="minorBidi"/>
          <w:color w:val="000000"/>
          <w:rPrChange w:id="43" w:author="Yuribeth Guillermo" w:date="2024-09-24T04:01:00Z">
            <w:rPr>
              <w:ins w:id="44" w:author="Yuribeth Guillermo" w:date="2024-09-24T01:54:00Z" w16du:dateUtc="2024-09-24T01:54:28Z"/>
              <w:color w:val="000000" w:themeColor="text1"/>
            </w:rPr>
          </w:rPrChange>
        </w:rPr>
        <w:pPrChange w:id="45" w:author="Yuribeth Guillermo" w:date="2024-09-24T04:01:00Z">
          <w:pPr>
            <w:pBdr>
              <w:top w:val="nil"/>
              <w:left w:val="nil"/>
              <w:bottom w:val="nil"/>
              <w:right w:val="nil"/>
              <w:between w:val="nil"/>
            </w:pBdr>
            <w:spacing w:after="0" w:line="240" w:lineRule="auto"/>
            <w:ind w:left="720"/>
            <w:jc w:val="both"/>
          </w:pPr>
        </w:pPrChange>
      </w:pPr>
      <w:r w:rsidRPr="10741B08">
        <w:rPr>
          <w:rFonts w:asciiTheme="minorHAnsi" w:eastAsiaTheme="minorEastAsia" w:hAnsiTheme="minorHAnsi" w:cstheme="minorBidi"/>
          <w:b/>
          <w:bCs/>
          <w:color w:val="000000" w:themeColor="text1"/>
          <w:rPrChange w:id="46" w:author="Yuribeth Guillermo" w:date="2024-09-24T04:01:00Z">
            <w:rPr>
              <w:b/>
              <w:bCs/>
              <w:color w:val="000000" w:themeColor="text1"/>
            </w:rPr>
          </w:rPrChange>
        </w:rPr>
        <w:t>Descripción:</w:t>
      </w:r>
      <w:r w:rsidRPr="10741B08">
        <w:rPr>
          <w:rFonts w:asciiTheme="minorHAnsi" w:eastAsiaTheme="minorEastAsia" w:hAnsiTheme="minorHAnsi" w:cstheme="minorBidi"/>
          <w:color w:val="000000" w:themeColor="text1"/>
          <w:rPrChange w:id="47" w:author="Yuribeth Guillermo" w:date="2024-09-24T04:01:00Z">
            <w:rPr>
              <w:color w:val="000000" w:themeColor="text1"/>
            </w:rPr>
          </w:rPrChange>
        </w:rPr>
        <w:t xml:space="preserve"> Construir la funcionalidad utilizando las tecnologías seleccionadas que permita el registro de datos y documentos </w:t>
      </w:r>
      <w:r w:rsidRPr="10741B08">
        <w:rPr>
          <w:rFonts w:asciiTheme="minorHAnsi" w:eastAsiaTheme="minorEastAsia" w:hAnsiTheme="minorHAnsi" w:cstheme="minorBidi"/>
          <w:rPrChange w:id="48" w:author="Yuribeth Guillermo" w:date="2024-09-24T04:01:00Z">
            <w:rPr/>
          </w:rPrChange>
        </w:rPr>
        <w:t>relevantes</w:t>
      </w:r>
      <w:r w:rsidRPr="10741B08">
        <w:rPr>
          <w:rFonts w:asciiTheme="minorHAnsi" w:eastAsiaTheme="minorEastAsia" w:hAnsiTheme="minorHAnsi" w:cstheme="minorBidi"/>
          <w:color w:val="000000" w:themeColor="text1"/>
          <w:rPrChange w:id="49" w:author="Yuribeth Guillermo" w:date="2024-09-24T04:01:00Z">
            <w:rPr>
              <w:color w:val="000000" w:themeColor="text1"/>
            </w:rPr>
          </w:rPrChange>
        </w:rPr>
        <w:t xml:space="preserve"> de las inversiones</w:t>
      </w:r>
      <w:r w:rsidR="007E73A7">
        <w:rPr>
          <w:rFonts w:asciiTheme="minorHAnsi" w:eastAsiaTheme="minorEastAsia" w:hAnsiTheme="minorHAnsi" w:cstheme="minorBidi"/>
          <w:color w:val="000000" w:themeColor="text1"/>
        </w:rPr>
        <w:t xml:space="preserve"> (aliados y proyectos)</w:t>
      </w:r>
      <w:r w:rsidR="00BA5A96">
        <w:rPr>
          <w:rFonts w:asciiTheme="minorHAnsi" w:eastAsiaTheme="minorEastAsia" w:hAnsiTheme="minorHAnsi" w:cstheme="minorBidi"/>
          <w:color w:val="000000" w:themeColor="text1"/>
        </w:rPr>
        <w:t>, así como</w:t>
      </w:r>
      <w:r w:rsidR="007E73A7">
        <w:rPr>
          <w:rFonts w:asciiTheme="minorHAnsi" w:eastAsiaTheme="minorEastAsia" w:hAnsiTheme="minorHAnsi" w:cstheme="minorBidi"/>
          <w:color w:val="000000" w:themeColor="text1"/>
        </w:rPr>
        <w:t>,</w:t>
      </w:r>
      <w:r w:rsidR="00BA5A96">
        <w:rPr>
          <w:rFonts w:asciiTheme="minorHAnsi" w:eastAsiaTheme="minorEastAsia" w:hAnsiTheme="minorHAnsi" w:cstheme="minorBidi"/>
          <w:color w:val="000000" w:themeColor="text1"/>
        </w:rPr>
        <w:t xml:space="preserve"> la búsqueda en distintas fuentes internas y/o externas</w:t>
      </w:r>
      <w:r w:rsidRPr="10741B08">
        <w:rPr>
          <w:rFonts w:asciiTheme="minorHAnsi" w:eastAsiaTheme="minorEastAsia" w:hAnsiTheme="minorHAnsi" w:cstheme="minorBidi"/>
          <w:color w:val="000000" w:themeColor="text1"/>
          <w:rPrChange w:id="50" w:author="Yuribeth Guillermo" w:date="2024-09-24T04:01:00Z">
            <w:rPr>
              <w:color w:val="000000" w:themeColor="text1"/>
            </w:rPr>
          </w:rPrChange>
        </w:rPr>
        <w:t>.</w:t>
      </w:r>
    </w:p>
    <w:p w14:paraId="2D79FD3A" w14:textId="558FC80F" w:rsidR="10741B08" w:rsidRDefault="10741B08">
      <w:pPr>
        <w:pBdr>
          <w:top w:val="nil"/>
          <w:left w:val="nil"/>
          <w:bottom w:val="nil"/>
          <w:right w:val="nil"/>
          <w:between w:val="nil"/>
        </w:pBdr>
        <w:spacing w:after="0" w:line="276" w:lineRule="auto"/>
        <w:ind w:left="720"/>
        <w:jc w:val="both"/>
        <w:rPr>
          <w:ins w:id="51" w:author="Yuribeth Guillermo" w:date="2024-09-24T01:54:00Z" w16du:dateUtc="2024-09-24T01:54:28Z"/>
          <w:rFonts w:asciiTheme="minorHAnsi" w:eastAsiaTheme="minorEastAsia" w:hAnsiTheme="minorHAnsi" w:cstheme="minorBidi"/>
          <w:color w:val="000000" w:themeColor="text1"/>
          <w:rPrChange w:id="52" w:author="Yuribeth Guillermo" w:date="2024-09-24T04:01:00Z">
            <w:rPr>
              <w:ins w:id="53" w:author="Yuribeth Guillermo" w:date="2024-09-24T01:54:00Z" w16du:dateUtc="2024-09-24T01:54:28Z"/>
              <w:color w:val="000000" w:themeColor="text1"/>
            </w:rPr>
          </w:rPrChange>
        </w:rPr>
        <w:pPrChange w:id="54" w:author="Yuribeth Guillermo" w:date="2024-09-24T04:01:00Z">
          <w:pPr>
            <w:pBdr>
              <w:top w:val="nil"/>
              <w:left w:val="nil"/>
              <w:bottom w:val="nil"/>
              <w:right w:val="nil"/>
              <w:between w:val="nil"/>
            </w:pBdr>
            <w:spacing w:after="0" w:line="240" w:lineRule="auto"/>
            <w:ind w:left="720"/>
            <w:jc w:val="both"/>
          </w:pPr>
        </w:pPrChange>
      </w:pPr>
    </w:p>
    <w:p w14:paraId="1DD46B57" w14:textId="55D1AEC1" w:rsidR="74A3BFA3" w:rsidRDefault="74A3BFA3">
      <w:pPr>
        <w:pBdr>
          <w:top w:val="nil"/>
          <w:left w:val="nil"/>
          <w:bottom w:val="nil"/>
          <w:right w:val="nil"/>
          <w:between w:val="nil"/>
        </w:pBdr>
        <w:spacing w:after="0" w:line="276" w:lineRule="auto"/>
        <w:ind w:left="720"/>
        <w:jc w:val="both"/>
        <w:rPr>
          <w:rFonts w:asciiTheme="minorHAnsi" w:eastAsiaTheme="minorEastAsia" w:hAnsiTheme="minorHAnsi" w:cstheme="minorBidi"/>
          <w:rPrChange w:id="55" w:author="Yuribeth Guillermo" w:date="2024-09-24T04:01:00Z">
            <w:rPr/>
          </w:rPrChange>
        </w:rPr>
        <w:pPrChange w:id="56" w:author="Yuribeth Guillermo" w:date="2024-09-24T04:01:00Z">
          <w:pPr>
            <w:pBdr>
              <w:top w:val="nil"/>
              <w:left w:val="nil"/>
              <w:bottom w:val="nil"/>
              <w:right w:val="nil"/>
              <w:between w:val="nil"/>
            </w:pBdr>
            <w:spacing w:after="0" w:line="240" w:lineRule="auto"/>
            <w:ind w:left="720"/>
            <w:jc w:val="both"/>
          </w:pPr>
        </w:pPrChange>
      </w:pPr>
      <w:r w:rsidRPr="10741B08">
        <w:rPr>
          <w:rFonts w:asciiTheme="minorHAnsi" w:eastAsiaTheme="minorEastAsia" w:hAnsiTheme="minorHAnsi" w:cstheme="minorBidi"/>
          <w:b/>
          <w:bCs/>
          <w:color w:val="000000" w:themeColor="text1"/>
          <w:rPrChange w:id="57" w:author="Yuribeth Guillermo" w:date="2024-09-24T04:01:00Z">
            <w:rPr>
              <w:color w:val="000000" w:themeColor="text1"/>
            </w:rPr>
          </w:rPrChange>
        </w:rPr>
        <w:t>Entrada de Datos:</w:t>
      </w:r>
      <w:r w:rsidR="0D6B4F8A" w:rsidRPr="10741B08">
        <w:rPr>
          <w:rFonts w:asciiTheme="minorHAnsi" w:eastAsiaTheme="minorEastAsia" w:hAnsiTheme="minorHAnsi" w:cstheme="minorBidi"/>
          <w:color w:val="000000" w:themeColor="text1"/>
          <w:rPrChange w:id="58" w:author="Yuribeth Guillermo" w:date="2024-09-24T04:01:00Z">
            <w:rPr>
              <w:color w:val="000000" w:themeColor="text1"/>
            </w:rPr>
          </w:rPrChange>
        </w:rPr>
        <w:t xml:space="preserve"> V</w:t>
      </w:r>
      <w:r w:rsidR="0D6B4F8A" w:rsidRPr="10741B08">
        <w:rPr>
          <w:rFonts w:asciiTheme="minorHAnsi" w:eastAsiaTheme="minorEastAsia" w:hAnsiTheme="minorHAnsi" w:cstheme="minorBidi"/>
          <w:rPrChange w:id="59" w:author="Yuribeth Guillermo" w:date="2024-09-24T04:01:00Z">
            <w:rPr/>
          </w:rPrChange>
        </w:rPr>
        <w:t>erdes, temáticas y de contenido de país.</w:t>
      </w:r>
    </w:p>
    <w:p w14:paraId="0B348CAA" w14:textId="1AAE12E3" w:rsidR="10741B08" w:rsidRDefault="10741B08">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themeColor="text1"/>
          <w:rPrChange w:id="60" w:author="Yuribeth Guillermo" w:date="2024-09-24T04:01:00Z">
            <w:rPr>
              <w:color w:val="000000" w:themeColor="text1"/>
            </w:rPr>
          </w:rPrChange>
        </w:rPr>
        <w:pPrChange w:id="61" w:author="Yuribeth Guillermo" w:date="2024-09-24T04:01:00Z">
          <w:pPr>
            <w:pBdr>
              <w:top w:val="nil"/>
              <w:left w:val="nil"/>
              <w:bottom w:val="nil"/>
              <w:right w:val="nil"/>
              <w:between w:val="nil"/>
            </w:pBdr>
            <w:spacing w:after="0" w:line="240" w:lineRule="auto"/>
            <w:ind w:left="720"/>
            <w:jc w:val="both"/>
          </w:pPr>
        </w:pPrChange>
      </w:pPr>
    </w:p>
    <w:p w14:paraId="32FD53D7" w14:textId="1A712A95" w:rsidR="74A3BFA3" w:rsidRDefault="74A3BFA3">
      <w:pPr>
        <w:pBdr>
          <w:top w:val="nil"/>
          <w:left w:val="nil"/>
          <w:bottom w:val="nil"/>
          <w:right w:val="nil"/>
          <w:between w:val="nil"/>
        </w:pBdr>
        <w:spacing w:after="0" w:line="276" w:lineRule="auto"/>
        <w:ind w:left="720"/>
        <w:jc w:val="both"/>
        <w:rPr>
          <w:rFonts w:asciiTheme="minorHAnsi" w:eastAsiaTheme="minorEastAsia" w:hAnsiTheme="minorHAnsi" w:cstheme="minorBidi"/>
          <w:rPrChange w:id="62" w:author="Yuribeth Guillermo" w:date="2024-09-24T04:01:00Z">
            <w:rPr/>
          </w:rPrChange>
        </w:rPr>
        <w:pPrChange w:id="63" w:author="Yuribeth Guillermo" w:date="2024-09-24T04:01:00Z">
          <w:pPr>
            <w:pBdr>
              <w:top w:val="nil"/>
              <w:left w:val="nil"/>
              <w:bottom w:val="nil"/>
              <w:right w:val="nil"/>
              <w:between w:val="nil"/>
            </w:pBdr>
            <w:spacing w:after="0" w:line="240" w:lineRule="auto"/>
            <w:ind w:left="720"/>
            <w:jc w:val="both"/>
          </w:pPr>
        </w:pPrChange>
      </w:pPr>
      <w:r w:rsidRPr="10741B08">
        <w:rPr>
          <w:rFonts w:asciiTheme="minorHAnsi" w:eastAsiaTheme="minorEastAsia" w:hAnsiTheme="minorHAnsi" w:cstheme="minorBidi"/>
          <w:b/>
          <w:bCs/>
          <w:color w:val="000000" w:themeColor="text1"/>
          <w:rPrChange w:id="64" w:author="Yuribeth Guillermo" w:date="2024-09-24T04:01:00Z">
            <w:rPr>
              <w:color w:val="000000" w:themeColor="text1"/>
            </w:rPr>
          </w:rPrChange>
        </w:rPr>
        <w:t>Entrada de Documentos:</w:t>
      </w:r>
      <w:r w:rsidR="2147B875" w:rsidRPr="10741B08">
        <w:rPr>
          <w:rFonts w:asciiTheme="minorHAnsi" w:eastAsiaTheme="minorEastAsia" w:hAnsiTheme="minorHAnsi" w:cstheme="minorBidi"/>
          <w:b/>
          <w:bCs/>
          <w:color w:val="000000" w:themeColor="text1"/>
          <w:rPrChange w:id="65" w:author="Yuribeth Guillermo" w:date="2024-09-24T02:03:00Z">
            <w:rPr>
              <w:color w:val="000000" w:themeColor="text1"/>
            </w:rPr>
          </w:rPrChange>
        </w:rPr>
        <w:t xml:space="preserve"> </w:t>
      </w:r>
      <w:r w:rsidR="007E73A7" w:rsidRPr="007E73A7">
        <w:rPr>
          <w:rFonts w:asciiTheme="minorHAnsi" w:eastAsiaTheme="minorEastAsia" w:hAnsiTheme="minorHAnsi" w:cstheme="minorBidi"/>
          <w:color w:val="000000" w:themeColor="text1"/>
        </w:rPr>
        <w:t>IAS,</w:t>
      </w:r>
      <w:r w:rsidR="007E73A7">
        <w:rPr>
          <w:rFonts w:asciiTheme="minorHAnsi" w:eastAsiaTheme="minorEastAsia" w:hAnsiTheme="minorHAnsi" w:cstheme="minorBidi"/>
          <w:b/>
          <w:bCs/>
          <w:color w:val="000000" w:themeColor="text1"/>
        </w:rPr>
        <w:t xml:space="preserve"> </w:t>
      </w:r>
      <w:r w:rsidR="2147B875" w:rsidRPr="00C26E36">
        <w:rPr>
          <w:rFonts w:asciiTheme="minorHAnsi" w:eastAsiaTheme="minorEastAsia" w:hAnsiTheme="minorHAnsi" w:cstheme="minorBidi"/>
          <w:highlight w:val="yellow"/>
          <w:rPrChange w:id="66" w:author="Yuribeth Guillermo" w:date="2024-09-24T04:01:00Z">
            <w:rPr/>
          </w:rPrChange>
        </w:rPr>
        <w:t xml:space="preserve">DEC, CCI-IDO, contratos de licitaciones (Ejecutores), Adendas, IAS, hoja de término de condiciones, manifiesto de </w:t>
      </w:r>
      <w:r w:rsidR="413DCA43" w:rsidRPr="00C26E36">
        <w:rPr>
          <w:rFonts w:asciiTheme="minorHAnsi" w:eastAsiaTheme="minorEastAsia" w:hAnsiTheme="minorHAnsi" w:cstheme="minorBidi"/>
          <w:highlight w:val="yellow"/>
          <w:rPrChange w:id="67" w:author="Yuribeth Guillermo" w:date="2024-09-24T04:01:00Z">
            <w:rPr/>
          </w:rPrChange>
        </w:rPr>
        <w:t>interés</w:t>
      </w:r>
      <w:r w:rsidR="00C26E36" w:rsidRPr="00C26E36">
        <w:rPr>
          <w:rFonts w:asciiTheme="minorHAnsi" w:eastAsiaTheme="minorEastAsia" w:hAnsiTheme="minorHAnsi" w:cstheme="minorBidi"/>
          <w:highlight w:val="yellow"/>
        </w:rPr>
        <w:t>, RRAO</w:t>
      </w:r>
      <w:r w:rsidR="00D41D10">
        <w:rPr>
          <w:rFonts w:asciiTheme="minorHAnsi" w:eastAsiaTheme="minorEastAsia" w:hAnsiTheme="minorHAnsi" w:cstheme="minorBidi"/>
          <w:highlight w:val="yellow"/>
        </w:rPr>
        <w:t>, contratos, adendas, entre otros</w:t>
      </w:r>
      <w:r w:rsidR="413DCA43" w:rsidRPr="00C26E36">
        <w:rPr>
          <w:rFonts w:asciiTheme="minorHAnsi" w:eastAsiaTheme="minorEastAsia" w:hAnsiTheme="minorHAnsi" w:cstheme="minorBidi"/>
          <w:highlight w:val="yellow"/>
          <w:rPrChange w:id="68" w:author="Yuribeth Guillermo" w:date="2024-09-24T04:01:00Z">
            <w:rPr/>
          </w:rPrChange>
        </w:rPr>
        <w:t>.</w:t>
      </w:r>
    </w:p>
    <w:p w14:paraId="46B29E1B" w14:textId="77777777" w:rsidR="00E75B3E" w:rsidRDefault="00E75B3E">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69" w:author="Yuribeth Guillermo" w:date="2024-09-24T04:01:00Z">
            <w:rPr>
              <w:color w:val="000000" w:themeColor="text1"/>
            </w:rPr>
          </w:rPrChange>
        </w:rPr>
        <w:pPrChange w:id="70" w:author="Yuribeth Guillermo" w:date="2024-09-24T04:01:00Z">
          <w:pPr>
            <w:pBdr>
              <w:top w:val="nil"/>
              <w:left w:val="nil"/>
              <w:bottom w:val="nil"/>
              <w:right w:val="nil"/>
              <w:between w:val="nil"/>
            </w:pBdr>
            <w:spacing w:after="0" w:line="240" w:lineRule="auto"/>
            <w:ind w:left="720"/>
            <w:jc w:val="both"/>
          </w:pPr>
        </w:pPrChange>
      </w:pPr>
    </w:p>
    <w:p w14:paraId="46B29E1C" w14:textId="11755757" w:rsidR="00E75B3E" w:rsidRDefault="001F44FA">
      <w:pPr>
        <w:numPr>
          <w:ilvl w:val="0"/>
          <w:numId w:val="17"/>
        </w:numPr>
        <w:pBdr>
          <w:top w:val="nil"/>
          <w:left w:val="nil"/>
          <w:bottom w:val="nil"/>
          <w:right w:val="nil"/>
          <w:between w:val="nil"/>
        </w:pBdr>
        <w:spacing w:after="0" w:line="276" w:lineRule="auto"/>
        <w:jc w:val="both"/>
        <w:rPr>
          <w:rFonts w:asciiTheme="minorHAnsi" w:eastAsiaTheme="minorEastAsia" w:hAnsiTheme="minorHAnsi" w:cstheme="minorBidi"/>
          <w:b/>
          <w:bCs/>
          <w:color w:val="000000"/>
          <w:rPrChange w:id="71" w:author="Yuribeth Guillermo" w:date="2024-09-24T04:01:00Z">
            <w:rPr>
              <w:b/>
              <w:bCs/>
              <w:color w:val="000000" w:themeColor="text1"/>
            </w:rPr>
          </w:rPrChange>
        </w:rPr>
        <w:pPrChange w:id="72" w:author="Yuribeth Guillermo" w:date="2024-09-24T04:01:00Z">
          <w:pPr>
            <w:numPr>
              <w:numId w:val="17"/>
            </w:numPr>
            <w:pBdr>
              <w:top w:val="nil"/>
              <w:left w:val="nil"/>
              <w:bottom w:val="nil"/>
              <w:right w:val="nil"/>
              <w:between w:val="nil"/>
            </w:pBdr>
            <w:spacing w:after="0" w:line="240" w:lineRule="auto"/>
            <w:ind w:left="720" w:hanging="360"/>
            <w:jc w:val="both"/>
          </w:pPr>
        </w:pPrChange>
      </w:pPr>
      <w:r w:rsidRPr="10741B08">
        <w:rPr>
          <w:rFonts w:asciiTheme="minorHAnsi" w:eastAsiaTheme="minorEastAsia" w:hAnsiTheme="minorHAnsi" w:cstheme="minorBidi"/>
          <w:b/>
          <w:bCs/>
          <w:color w:val="000000" w:themeColor="text1"/>
          <w:rPrChange w:id="73" w:author="Yuribeth Guillermo" w:date="2024-09-24T04:01:00Z">
            <w:rPr>
              <w:b/>
              <w:bCs/>
              <w:color w:val="000000" w:themeColor="text1"/>
            </w:rPr>
          </w:rPrChange>
        </w:rPr>
        <w:t xml:space="preserve">Extraer Texto Líquido del Documento a Evaluar </w:t>
      </w:r>
    </w:p>
    <w:p w14:paraId="46B29E1D" w14:textId="46E7A602" w:rsidR="00E75B3E" w:rsidRDefault="001F44FA">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74" w:author="Yuribeth Guillermo" w:date="2024-09-24T04:01:00Z">
            <w:rPr>
              <w:color w:val="000000" w:themeColor="text1"/>
            </w:rPr>
          </w:rPrChange>
        </w:rPr>
        <w:pPrChange w:id="75" w:author="Yuribeth Guillermo" w:date="2024-09-24T04:01:00Z">
          <w:pPr>
            <w:pBdr>
              <w:top w:val="nil"/>
              <w:left w:val="nil"/>
              <w:bottom w:val="nil"/>
              <w:right w:val="nil"/>
              <w:between w:val="nil"/>
            </w:pBdr>
            <w:spacing w:after="0" w:line="240" w:lineRule="auto"/>
            <w:ind w:left="720"/>
            <w:jc w:val="both"/>
          </w:pPr>
        </w:pPrChange>
      </w:pPr>
      <w:r w:rsidRPr="10741B08">
        <w:rPr>
          <w:rFonts w:asciiTheme="minorHAnsi" w:eastAsiaTheme="minorEastAsia" w:hAnsiTheme="minorHAnsi" w:cstheme="minorBidi"/>
          <w:b/>
          <w:bCs/>
          <w:color w:val="000000" w:themeColor="text1"/>
          <w:rPrChange w:id="76" w:author="Yuribeth Guillermo" w:date="2024-09-24T04:01:00Z">
            <w:rPr>
              <w:b/>
              <w:bCs/>
              <w:color w:val="000000" w:themeColor="text1"/>
            </w:rPr>
          </w:rPrChange>
        </w:rPr>
        <w:t>Descripción:</w:t>
      </w:r>
      <w:r w:rsidRPr="10741B08">
        <w:rPr>
          <w:rFonts w:asciiTheme="minorHAnsi" w:eastAsiaTheme="minorEastAsia" w:hAnsiTheme="minorHAnsi" w:cstheme="minorBidi"/>
          <w:color w:val="000000" w:themeColor="text1"/>
          <w:rPrChange w:id="77" w:author="Yuribeth Guillermo" w:date="2024-09-24T04:01:00Z">
            <w:rPr>
              <w:color w:val="000000" w:themeColor="text1"/>
            </w:rPr>
          </w:rPrChange>
        </w:rPr>
        <w:t xml:space="preserve"> Con el uso de algoritmos especializados realizar la identificación y extracción de información específica</w:t>
      </w:r>
      <w:r w:rsidR="007E73A7">
        <w:rPr>
          <w:rFonts w:asciiTheme="minorHAnsi" w:eastAsiaTheme="minorEastAsia" w:hAnsiTheme="minorHAnsi" w:cstheme="minorBidi"/>
          <w:color w:val="000000" w:themeColor="text1"/>
        </w:rPr>
        <w:t xml:space="preserve"> </w:t>
      </w:r>
      <w:r w:rsidRPr="10741B08">
        <w:rPr>
          <w:rFonts w:asciiTheme="minorHAnsi" w:eastAsiaTheme="minorEastAsia" w:hAnsiTheme="minorHAnsi" w:cstheme="minorBidi"/>
          <w:color w:val="000000" w:themeColor="text1"/>
          <w:rPrChange w:id="78" w:author="Yuribeth Guillermo" w:date="2024-09-24T04:01:00Z">
            <w:rPr>
              <w:color w:val="000000" w:themeColor="text1"/>
            </w:rPr>
          </w:rPrChange>
        </w:rPr>
        <w:t xml:space="preserve">de las operaciones </w:t>
      </w:r>
      <w:r w:rsidR="00DB2B67" w:rsidRPr="10741B08">
        <w:rPr>
          <w:rFonts w:asciiTheme="minorHAnsi" w:eastAsiaTheme="minorEastAsia" w:hAnsiTheme="minorHAnsi" w:cstheme="minorBidi"/>
          <w:color w:val="000000" w:themeColor="text1"/>
          <w:rPrChange w:id="79" w:author="Yuribeth Guillermo" w:date="2024-09-24T04:01:00Z">
            <w:rPr>
              <w:color w:val="000000" w:themeColor="text1"/>
            </w:rPr>
          </w:rPrChange>
        </w:rPr>
        <w:t xml:space="preserve">elegibles </w:t>
      </w:r>
      <w:r w:rsidRPr="10741B08">
        <w:rPr>
          <w:rFonts w:asciiTheme="minorHAnsi" w:eastAsiaTheme="minorEastAsia" w:hAnsiTheme="minorHAnsi" w:cstheme="minorBidi"/>
          <w:color w:val="000000" w:themeColor="text1"/>
          <w:rPrChange w:id="80" w:author="Yuribeth Guillermo" w:date="2024-09-24T04:01:00Z">
            <w:rPr>
              <w:color w:val="000000" w:themeColor="text1"/>
            </w:rPr>
          </w:rPrChange>
        </w:rPr>
        <w:t xml:space="preserve">para </w:t>
      </w:r>
      <w:r w:rsidRPr="10741B08">
        <w:rPr>
          <w:rFonts w:asciiTheme="minorHAnsi" w:eastAsiaTheme="minorEastAsia" w:hAnsiTheme="minorHAnsi" w:cstheme="minorBidi"/>
          <w:rPrChange w:id="81" w:author="Yuribeth Guillermo" w:date="2024-09-24T04:01:00Z">
            <w:rPr/>
          </w:rPrChange>
        </w:rPr>
        <w:t>refinanciamiento</w:t>
      </w:r>
      <w:r w:rsidRPr="10741B08">
        <w:rPr>
          <w:rFonts w:asciiTheme="minorHAnsi" w:eastAsiaTheme="minorEastAsia" w:hAnsiTheme="minorHAnsi" w:cstheme="minorBidi"/>
          <w:color w:val="000000" w:themeColor="text1"/>
          <w:rPrChange w:id="82" w:author="Yuribeth Guillermo" w:date="2024-09-24T04:01:00Z">
            <w:rPr>
              <w:color w:val="000000" w:themeColor="text1"/>
            </w:rPr>
          </w:rPrChange>
        </w:rPr>
        <w:t>.</w:t>
      </w:r>
    </w:p>
    <w:p w14:paraId="46B29E1E" w14:textId="77777777" w:rsidR="00E75B3E" w:rsidRDefault="00E75B3E">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83" w:author="Yuribeth Guillermo" w:date="2024-09-24T04:01:00Z">
            <w:rPr>
              <w:rFonts w:ascii="Calibri" w:eastAsia="Calibri" w:hAnsi="Calibri" w:cs="Calibri"/>
              <w:color w:val="000000" w:themeColor="text1"/>
            </w:rPr>
          </w:rPrChange>
        </w:rPr>
        <w:pPrChange w:id="84" w:author="Yuribeth Guillermo" w:date="2024-09-24T04:01:00Z">
          <w:pPr>
            <w:pBdr>
              <w:top w:val="nil"/>
              <w:left w:val="nil"/>
              <w:bottom w:val="nil"/>
              <w:right w:val="nil"/>
              <w:between w:val="nil"/>
            </w:pBdr>
            <w:spacing w:after="0" w:line="240" w:lineRule="auto"/>
            <w:ind w:left="720"/>
            <w:jc w:val="both"/>
          </w:pPr>
        </w:pPrChange>
      </w:pPr>
    </w:p>
    <w:p w14:paraId="46B29E1F" w14:textId="77777777" w:rsidR="00E75B3E" w:rsidRDefault="001F44FA">
      <w:pPr>
        <w:numPr>
          <w:ilvl w:val="0"/>
          <w:numId w:val="17"/>
        </w:numPr>
        <w:pBdr>
          <w:top w:val="nil"/>
          <w:left w:val="nil"/>
          <w:bottom w:val="nil"/>
          <w:right w:val="nil"/>
          <w:between w:val="nil"/>
        </w:pBdr>
        <w:spacing w:after="0" w:line="276" w:lineRule="auto"/>
        <w:jc w:val="both"/>
        <w:rPr>
          <w:rFonts w:asciiTheme="minorHAnsi" w:eastAsiaTheme="minorEastAsia" w:hAnsiTheme="minorHAnsi" w:cstheme="minorBidi"/>
          <w:b/>
          <w:bCs/>
          <w:color w:val="000000"/>
          <w:rPrChange w:id="85" w:author="Yuribeth Guillermo" w:date="2024-09-24T04:01:00Z">
            <w:rPr>
              <w:b/>
              <w:bCs/>
              <w:color w:val="000000" w:themeColor="text1"/>
            </w:rPr>
          </w:rPrChange>
        </w:rPr>
        <w:pPrChange w:id="86" w:author="Yuribeth Guillermo" w:date="2024-09-24T04:01:00Z">
          <w:pPr>
            <w:numPr>
              <w:numId w:val="17"/>
            </w:numPr>
            <w:pBdr>
              <w:top w:val="nil"/>
              <w:left w:val="nil"/>
              <w:bottom w:val="nil"/>
              <w:right w:val="nil"/>
              <w:between w:val="nil"/>
            </w:pBdr>
            <w:spacing w:after="0" w:line="240" w:lineRule="auto"/>
            <w:ind w:left="720" w:hanging="360"/>
            <w:jc w:val="both"/>
          </w:pPr>
        </w:pPrChange>
      </w:pPr>
      <w:r w:rsidRPr="10741B08">
        <w:rPr>
          <w:rFonts w:asciiTheme="minorHAnsi" w:eastAsiaTheme="minorEastAsia" w:hAnsiTheme="minorHAnsi" w:cstheme="minorBidi"/>
          <w:b/>
          <w:bCs/>
          <w:rPrChange w:id="87" w:author="Yuribeth Guillermo" w:date="2024-09-24T04:01:00Z">
            <w:rPr>
              <w:b/>
              <w:bCs/>
            </w:rPr>
          </w:rPrChange>
        </w:rPr>
        <w:t>Analizar Información</w:t>
      </w:r>
    </w:p>
    <w:p w14:paraId="46B29E20" w14:textId="04033D82" w:rsidR="00E75B3E" w:rsidRDefault="001F44FA">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88" w:author="Yuribeth Guillermo" w:date="2024-09-24T04:01:00Z">
            <w:rPr>
              <w:color w:val="000000" w:themeColor="text1"/>
            </w:rPr>
          </w:rPrChange>
        </w:rPr>
        <w:pPrChange w:id="89" w:author="Yuribeth Guillermo" w:date="2024-09-24T04:01:00Z">
          <w:pPr>
            <w:pBdr>
              <w:top w:val="nil"/>
              <w:left w:val="nil"/>
              <w:bottom w:val="nil"/>
              <w:right w:val="nil"/>
              <w:between w:val="nil"/>
            </w:pBdr>
            <w:spacing w:after="0" w:line="240" w:lineRule="auto"/>
            <w:ind w:left="720"/>
            <w:jc w:val="both"/>
          </w:pPr>
        </w:pPrChange>
      </w:pPr>
      <w:r w:rsidRPr="10741B08">
        <w:rPr>
          <w:rFonts w:asciiTheme="minorHAnsi" w:eastAsiaTheme="minorEastAsia" w:hAnsiTheme="minorHAnsi" w:cstheme="minorBidi"/>
          <w:b/>
          <w:bCs/>
          <w:color w:val="000000" w:themeColor="text1"/>
          <w:rPrChange w:id="90" w:author="Yuribeth Guillermo" w:date="2024-09-24T04:01:00Z">
            <w:rPr>
              <w:b/>
              <w:bCs/>
              <w:color w:val="000000" w:themeColor="text1"/>
            </w:rPr>
          </w:rPrChange>
        </w:rPr>
        <w:t>Descripción:</w:t>
      </w:r>
      <w:r w:rsidRPr="10741B08">
        <w:rPr>
          <w:rFonts w:asciiTheme="minorHAnsi" w:eastAsiaTheme="minorEastAsia" w:hAnsiTheme="minorHAnsi" w:cstheme="minorBidi"/>
          <w:color w:val="000000" w:themeColor="text1"/>
          <w:rPrChange w:id="91" w:author="Yuribeth Guillermo" w:date="2024-09-24T04:01:00Z">
            <w:rPr>
              <w:color w:val="000000" w:themeColor="text1"/>
            </w:rPr>
          </w:rPrChange>
        </w:rPr>
        <w:t xml:space="preserve"> Construir la funcionalidad utilizando las tecnologías seleccionadas que permita analizar fácilmente y evaluar las </w:t>
      </w:r>
      <w:r w:rsidR="00DB2B67" w:rsidRPr="10741B08">
        <w:rPr>
          <w:rFonts w:asciiTheme="minorHAnsi" w:eastAsiaTheme="minorEastAsia" w:hAnsiTheme="minorHAnsi" w:cstheme="minorBidi"/>
          <w:color w:val="000000" w:themeColor="text1"/>
          <w:rPrChange w:id="92" w:author="Yuribeth Guillermo" w:date="2024-09-24T04:01:00Z">
            <w:rPr>
              <w:color w:val="000000" w:themeColor="text1"/>
            </w:rPr>
          </w:rPrChange>
        </w:rPr>
        <w:t xml:space="preserve">operaciones de CAF </w:t>
      </w:r>
      <w:r w:rsidRPr="10741B08">
        <w:rPr>
          <w:rFonts w:asciiTheme="minorHAnsi" w:eastAsiaTheme="minorEastAsia" w:hAnsiTheme="minorHAnsi" w:cstheme="minorBidi"/>
          <w:color w:val="000000" w:themeColor="text1"/>
          <w:rPrChange w:id="93" w:author="Yuribeth Guillermo" w:date="2024-09-24T04:01:00Z">
            <w:rPr>
              <w:color w:val="000000" w:themeColor="text1"/>
            </w:rPr>
          </w:rPrChange>
        </w:rPr>
        <w:t xml:space="preserve">contra los documentos o manifiestos de interés </w:t>
      </w:r>
      <w:r w:rsidR="00DB2B67" w:rsidRPr="10741B08">
        <w:rPr>
          <w:rFonts w:asciiTheme="minorHAnsi" w:eastAsiaTheme="minorEastAsia" w:hAnsiTheme="minorHAnsi" w:cstheme="minorBidi"/>
          <w:color w:val="000000" w:themeColor="text1"/>
          <w:rPrChange w:id="94" w:author="Yuribeth Guillermo" w:date="2024-09-24T04:01:00Z">
            <w:rPr>
              <w:color w:val="000000" w:themeColor="text1"/>
            </w:rPr>
          </w:rPrChange>
        </w:rPr>
        <w:t>de los aliados</w:t>
      </w:r>
      <w:r w:rsidRPr="10741B08">
        <w:rPr>
          <w:rFonts w:asciiTheme="minorHAnsi" w:eastAsiaTheme="minorEastAsia" w:hAnsiTheme="minorHAnsi" w:cstheme="minorBidi"/>
          <w:color w:val="000000" w:themeColor="text1"/>
          <w:rPrChange w:id="95" w:author="Yuribeth Guillermo" w:date="2024-09-24T04:01:00Z">
            <w:rPr>
              <w:color w:val="000000" w:themeColor="text1"/>
            </w:rPr>
          </w:rPrChange>
        </w:rPr>
        <w:t xml:space="preserve">, aplicando los criterios de </w:t>
      </w:r>
      <w:r w:rsidR="00DB2B67" w:rsidRPr="10741B08">
        <w:rPr>
          <w:rFonts w:asciiTheme="minorHAnsi" w:eastAsiaTheme="minorEastAsia" w:hAnsiTheme="minorHAnsi" w:cstheme="minorBidi"/>
          <w:color w:val="000000" w:themeColor="text1"/>
          <w:rPrChange w:id="96" w:author="Yuribeth Guillermo" w:date="2024-09-24T04:01:00Z">
            <w:rPr>
              <w:color w:val="000000" w:themeColor="text1"/>
            </w:rPr>
          </w:rPrChange>
        </w:rPr>
        <w:t xml:space="preserve">elegibilidad </w:t>
      </w:r>
      <w:r w:rsidRPr="10741B08">
        <w:rPr>
          <w:rFonts w:asciiTheme="minorHAnsi" w:eastAsiaTheme="minorEastAsia" w:hAnsiTheme="minorHAnsi" w:cstheme="minorBidi"/>
          <w:color w:val="000000" w:themeColor="text1"/>
          <w:rPrChange w:id="97" w:author="Yuribeth Guillermo" w:date="2024-09-24T04:01:00Z">
            <w:rPr>
              <w:color w:val="000000" w:themeColor="text1"/>
            </w:rPr>
          </w:rPrChange>
        </w:rPr>
        <w:t xml:space="preserve">que correspondan, apoyando en la toma de decisiones informadas para la asignación de los recursos de manera correcta, rápida y asertiva que se alinee con objetivos </w:t>
      </w:r>
      <w:r w:rsidR="00453AD2" w:rsidRPr="10741B08">
        <w:rPr>
          <w:rFonts w:asciiTheme="minorHAnsi" w:eastAsiaTheme="minorEastAsia" w:hAnsiTheme="minorHAnsi" w:cstheme="minorBidi"/>
          <w:color w:val="000000" w:themeColor="text1"/>
          <w:rPrChange w:id="98" w:author="Yuribeth Guillermo" w:date="2024-09-24T04:01:00Z">
            <w:rPr>
              <w:color w:val="000000" w:themeColor="text1"/>
            </w:rPr>
          </w:rPrChange>
        </w:rPr>
        <w:t xml:space="preserve">de desarrollo </w:t>
      </w:r>
      <w:r w:rsidRPr="10741B08">
        <w:rPr>
          <w:rFonts w:asciiTheme="minorHAnsi" w:eastAsiaTheme="minorEastAsia" w:hAnsiTheme="minorHAnsi" w:cstheme="minorBidi"/>
          <w:color w:val="000000" w:themeColor="text1"/>
          <w:rPrChange w:id="99" w:author="Yuribeth Guillermo" w:date="2024-09-24T04:01:00Z">
            <w:rPr>
              <w:color w:val="000000" w:themeColor="text1"/>
            </w:rPr>
          </w:rPrChange>
        </w:rPr>
        <w:t>sostenible (ODS)</w:t>
      </w:r>
      <w:r w:rsidR="00453AD2" w:rsidRPr="10741B08">
        <w:rPr>
          <w:rFonts w:asciiTheme="minorHAnsi" w:eastAsiaTheme="minorEastAsia" w:hAnsiTheme="minorHAnsi" w:cstheme="minorBidi"/>
          <w:color w:val="000000" w:themeColor="text1"/>
          <w:rPrChange w:id="100" w:author="Yuribeth Guillermo" w:date="2024-09-24T04:01:00Z">
            <w:rPr>
              <w:color w:val="000000" w:themeColor="text1"/>
            </w:rPr>
          </w:rPrChange>
        </w:rPr>
        <w:t xml:space="preserve"> y las agendas estratégicas de CAF</w:t>
      </w:r>
      <w:r w:rsidRPr="10741B08">
        <w:rPr>
          <w:rFonts w:asciiTheme="minorHAnsi" w:eastAsiaTheme="minorEastAsia" w:hAnsiTheme="minorHAnsi" w:cstheme="minorBidi"/>
          <w:color w:val="000000" w:themeColor="text1"/>
          <w:rPrChange w:id="101" w:author="Yuribeth Guillermo" w:date="2024-09-24T04:01:00Z">
            <w:rPr>
              <w:color w:val="000000" w:themeColor="text1"/>
            </w:rPr>
          </w:rPrChange>
        </w:rPr>
        <w:t>.</w:t>
      </w:r>
    </w:p>
    <w:p w14:paraId="46B29E21" w14:textId="77777777" w:rsidR="00E75B3E" w:rsidRDefault="00E75B3E">
      <w:pPr>
        <w:pBdr>
          <w:top w:val="nil"/>
          <w:left w:val="nil"/>
          <w:bottom w:val="nil"/>
          <w:right w:val="nil"/>
          <w:between w:val="nil"/>
        </w:pBdr>
        <w:spacing w:after="0" w:line="276" w:lineRule="auto"/>
        <w:jc w:val="both"/>
        <w:rPr>
          <w:rFonts w:asciiTheme="minorHAnsi" w:eastAsiaTheme="minorEastAsia" w:hAnsiTheme="minorHAnsi" w:cstheme="minorBidi"/>
          <w:color w:val="000000"/>
          <w:rPrChange w:id="102" w:author="Yuribeth Guillermo" w:date="2024-09-24T04:01:00Z">
            <w:rPr>
              <w:color w:val="000000" w:themeColor="text1"/>
            </w:rPr>
          </w:rPrChange>
        </w:rPr>
        <w:pPrChange w:id="103" w:author="Yuribeth Guillermo" w:date="2024-09-24T04:01:00Z">
          <w:pPr>
            <w:pBdr>
              <w:top w:val="nil"/>
              <w:left w:val="nil"/>
              <w:bottom w:val="nil"/>
              <w:right w:val="nil"/>
              <w:between w:val="nil"/>
            </w:pBdr>
            <w:spacing w:after="0" w:line="240" w:lineRule="auto"/>
            <w:jc w:val="both"/>
          </w:pPr>
        </w:pPrChange>
      </w:pPr>
    </w:p>
    <w:p w14:paraId="46B29E22" w14:textId="77777777" w:rsidR="00E75B3E" w:rsidRDefault="001F44FA">
      <w:pPr>
        <w:numPr>
          <w:ilvl w:val="0"/>
          <w:numId w:val="17"/>
        </w:numPr>
        <w:pBdr>
          <w:top w:val="nil"/>
          <w:left w:val="nil"/>
          <w:bottom w:val="nil"/>
          <w:right w:val="nil"/>
          <w:between w:val="nil"/>
        </w:pBdr>
        <w:shd w:val="clear" w:color="auto" w:fill="FFFFFF" w:themeFill="background1"/>
        <w:spacing w:after="0" w:line="276" w:lineRule="auto"/>
        <w:jc w:val="both"/>
        <w:rPr>
          <w:rFonts w:asciiTheme="minorHAnsi" w:eastAsiaTheme="minorEastAsia" w:hAnsiTheme="minorHAnsi" w:cstheme="minorBidi"/>
          <w:b/>
          <w:bCs/>
          <w:color w:val="000000"/>
          <w:rPrChange w:id="104" w:author="Yuribeth Guillermo" w:date="2024-09-24T04:01:00Z">
            <w:rPr>
              <w:b/>
              <w:bCs/>
              <w:color w:val="000000" w:themeColor="text1"/>
            </w:rPr>
          </w:rPrChange>
        </w:rPr>
        <w:pPrChange w:id="105" w:author="Yuribeth Guillermo" w:date="2024-09-24T04:01:00Z">
          <w:pPr>
            <w:numPr>
              <w:numId w:val="17"/>
            </w:numPr>
            <w:pBdr>
              <w:top w:val="nil"/>
              <w:left w:val="nil"/>
              <w:bottom w:val="nil"/>
              <w:right w:val="nil"/>
              <w:between w:val="nil"/>
            </w:pBdr>
            <w:shd w:val="clear" w:color="auto" w:fill="FFFFFF" w:themeFill="background1"/>
            <w:spacing w:after="0" w:line="240" w:lineRule="auto"/>
            <w:ind w:left="720" w:hanging="360"/>
            <w:jc w:val="both"/>
          </w:pPr>
        </w:pPrChange>
      </w:pPr>
      <w:r w:rsidRPr="10741B08">
        <w:rPr>
          <w:rFonts w:asciiTheme="minorHAnsi" w:eastAsiaTheme="minorEastAsia" w:hAnsiTheme="minorHAnsi" w:cstheme="minorBidi"/>
          <w:b/>
          <w:bCs/>
          <w:color w:val="000000" w:themeColor="text1"/>
          <w:rPrChange w:id="106" w:author="Yuribeth Guillermo" w:date="2024-09-24T04:01:00Z">
            <w:rPr>
              <w:b/>
              <w:bCs/>
              <w:color w:val="000000" w:themeColor="text1"/>
            </w:rPr>
          </w:rPrChange>
        </w:rPr>
        <w:t>Visualizar Resultados</w:t>
      </w:r>
    </w:p>
    <w:p w14:paraId="46B29E23" w14:textId="2AB57741" w:rsidR="00E75B3E" w:rsidRDefault="001F44FA">
      <w:pPr>
        <w:pBdr>
          <w:top w:val="nil"/>
          <w:left w:val="nil"/>
          <w:bottom w:val="nil"/>
          <w:right w:val="nil"/>
          <w:between w:val="nil"/>
        </w:pBdr>
        <w:shd w:val="clear" w:color="auto" w:fill="FFFFFF" w:themeFill="background1"/>
        <w:spacing w:after="0" w:line="276" w:lineRule="auto"/>
        <w:ind w:left="720"/>
        <w:jc w:val="both"/>
        <w:rPr>
          <w:rFonts w:asciiTheme="minorHAnsi" w:eastAsiaTheme="minorEastAsia" w:hAnsiTheme="minorHAnsi" w:cstheme="minorBidi"/>
          <w:color w:val="000000"/>
          <w:rPrChange w:id="107" w:author="Yuribeth Guillermo" w:date="2024-09-24T04:01:00Z">
            <w:rPr>
              <w:color w:val="000000" w:themeColor="text1"/>
            </w:rPr>
          </w:rPrChange>
        </w:rPr>
        <w:pPrChange w:id="108" w:author="Yuribeth Guillermo" w:date="2024-09-24T04:01:00Z">
          <w:pPr>
            <w:pBdr>
              <w:top w:val="nil"/>
              <w:left w:val="nil"/>
              <w:bottom w:val="nil"/>
              <w:right w:val="nil"/>
              <w:between w:val="nil"/>
            </w:pBdr>
            <w:shd w:val="clear" w:color="auto" w:fill="FFFFFF" w:themeFill="background1"/>
            <w:spacing w:after="0" w:line="240" w:lineRule="auto"/>
            <w:ind w:left="720"/>
            <w:jc w:val="both"/>
          </w:pPr>
        </w:pPrChange>
      </w:pPr>
      <w:r w:rsidRPr="10741B08">
        <w:rPr>
          <w:rFonts w:asciiTheme="minorHAnsi" w:eastAsiaTheme="minorEastAsia" w:hAnsiTheme="minorHAnsi" w:cstheme="minorBidi"/>
          <w:b/>
          <w:bCs/>
          <w:color w:val="000000" w:themeColor="text1"/>
          <w:rPrChange w:id="109" w:author="Yuribeth Guillermo" w:date="2024-09-24T04:01:00Z">
            <w:rPr>
              <w:b/>
              <w:bCs/>
              <w:color w:val="000000" w:themeColor="text1"/>
            </w:rPr>
          </w:rPrChange>
        </w:rPr>
        <w:t xml:space="preserve">Descripción: </w:t>
      </w:r>
      <w:r w:rsidRPr="10741B08">
        <w:rPr>
          <w:rFonts w:asciiTheme="minorHAnsi" w:eastAsiaTheme="minorEastAsia" w:hAnsiTheme="minorHAnsi" w:cstheme="minorBidi"/>
          <w:color w:val="000000" w:themeColor="text1"/>
          <w:rPrChange w:id="110" w:author="Yuribeth Guillermo" w:date="2024-09-24T04:01:00Z">
            <w:rPr>
              <w:color w:val="000000" w:themeColor="text1"/>
            </w:rPr>
          </w:rPrChange>
        </w:rPr>
        <w:t xml:space="preserve">Mostrar los resultados del análisis y evaluación de los documentos de las operaciones </w:t>
      </w:r>
      <w:r w:rsidR="00453AD2" w:rsidRPr="10741B08">
        <w:rPr>
          <w:rFonts w:asciiTheme="minorHAnsi" w:eastAsiaTheme="minorEastAsia" w:hAnsiTheme="minorHAnsi" w:cstheme="minorBidi"/>
          <w:color w:val="000000" w:themeColor="text1"/>
          <w:rPrChange w:id="111" w:author="Yuribeth Guillermo" w:date="2024-09-24T04:01:00Z">
            <w:rPr>
              <w:color w:val="000000" w:themeColor="text1"/>
            </w:rPr>
          </w:rPrChange>
        </w:rPr>
        <w:t xml:space="preserve">elegibles </w:t>
      </w:r>
      <w:r w:rsidRPr="10741B08">
        <w:rPr>
          <w:rFonts w:asciiTheme="minorHAnsi" w:eastAsiaTheme="minorEastAsia" w:hAnsiTheme="minorHAnsi" w:cstheme="minorBidi"/>
          <w:color w:val="000000" w:themeColor="text1"/>
          <w:rPrChange w:id="112" w:author="Yuribeth Guillermo" w:date="2024-09-24T04:01:00Z">
            <w:rPr>
              <w:color w:val="000000" w:themeColor="text1"/>
            </w:rPr>
          </w:rPrChange>
        </w:rPr>
        <w:t xml:space="preserve">(ranking) basados en los criterios de </w:t>
      </w:r>
      <w:r w:rsidR="00453AD2" w:rsidRPr="10741B08">
        <w:rPr>
          <w:rFonts w:asciiTheme="minorHAnsi" w:eastAsiaTheme="minorEastAsia" w:hAnsiTheme="minorHAnsi" w:cstheme="minorBidi"/>
          <w:color w:val="000000" w:themeColor="text1"/>
          <w:rPrChange w:id="113" w:author="Yuribeth Guillermo" w:date="2024-09-24T04:01:00Z">
            <w:rPr>
              <w:color w:val="000000" w:themeColor="text1"/>
            </w:rPr>
          </w:rPrChange>
        </w:rPr>
        <w:t xml:space="preserve">las facilidades de crédito </w:t>
      </w:r>
      <w:r w:rsidRPr="10741B08">
        <w:rPr>
          <w:rFonts w:asciiTheme="minorHAnsi" w:eastAsiaTheme="minorEastAsia" w:hAnsiTheme="minorHAnsi" w:cstheme="minorBidi"/>
          <w:color w:val="000000" w:themeColor="text1"/>
          <w:rPrChange w:id="114" w:author="Yuribeth Guillermo" w:date="2024-09-24T04:01:00Z">
            <w:rPr>
              <w:color w:val="000000" w:themeColor="text1"/>
            </w:rPr>
          </w:rPrChange>
        </w:rPr>
        <w:t xml:space="preserve">correspondientes para </w:t>
      </w:r>
      <w:r w:rsidR="00453AD2" w:rsidRPr="10741B08">
        <w:rPr>
          <w:rFonts w:asciiTheme="minorHAnsi" w:eastAsiaTheme="minorEastAsia" w:hAnsiTheme="minorHAnsi" w:cstheme="minorBidi"/>
          <w:color w:val="000000" w:themeColor="text1"/>
          <w:rPrChange w:id="115" w:author="Yuribeth Guillermo" w:date="2024-09-24T04:01:00Z">
            <w:rPr>
              <w:color w:val="000000" w:themeColor="text1"/>
            </w:rPr>
          </w:rPrChange>
        </w:rPr>
        <w:t>refinanciamiento</w:t>
      </w:r>
      <w:r w:rsidRPr="10741B08">
        <w:rPr>
          <w:rFonts w:asciiTheme="minorHAnsi" w:eastAsiaTheme="minorEastAsia" w:hAnsiTheme="minorHAnsi" w:cstheme="minorBidi"/>
          <w:color w:val="000000" w:themeColor="text1"/>
          <w:rPrChange w:id="116" w:author="Yuribeth Guillermo" w:date="2024-09-24T04:01:00Z">
            <w:rPr>
              <w:color w:val="000000" w:themeColor="text1"/>
            </w:rPr>
          </w:rPrChange>
        </w:rPr>
        <w:t xml:space="preserve"> que apliquen, así como la emisión de recomendaciones. </w:t>
      </w:r>
    </w:p>
    <w:p w14:paraId="46B29E24" w14:textId="77777777" w:rsidR="00E75B3E" w:rsidRDefault="00E75B3E">
      <w:pPr>
        <w:shd w:val="clear" w:color="auto" w:fill="FFFFFF" w:themeFill="background1"/>
        <w:spacing w:after="0" w:line="276" w:lineRule="auto"/>
        <w:ind w:left="720"/>
        <w:jc w:val="both"/>
        <w:rPr>
          <w:rFonts w:asciiTheme="minorHAnsi" w:eastAsiaTheme="minorEastAsia" w:hAnsiTheme="minorHAnsi" w:cstheme="minorBidi"/>
          <w:color w:val="000000"/>
          <w:rPrChange w:id="117" w:author="Yuribeth Guillermo" w:date="2024-09-24T04:01:00Z">
            <w:rPr>
              <w:color w:val="000000" w:themeColor="text1"/>
            </w:rPr>
          </w:rPrChange>
        </w:rPr>
        <w:pPrChange w:id="118" w:author="Yuribeth Guillermo" w:date="2024-09-24T04:01:00Z">
          <w:pPr>
            <w:shd w:val="clear" w:color="auto" w:fill="FFFFFF" w:themeFill="background1"/>
            <w:spacing w:after="0" w:line="240" w:lineRule="auto"/>
            <w:ind w:left="720"/>
            <w:jc w:val="both"/>
          </w:pPr>
        </w:pPrChange>
      </w:pPr>
    </w:p>
    <w:p w14:paraId="46B29E25" w14:textId="74B5B32E" w:rsidR="00E75B3E" w:rsidRDefault="001F44FA">
      <w:pPr>
        <w:numPr>
          <w:ilvl w:val="0"/>
          <w:numId w:val="17"/>
        </w:numPr>
        <w:pBdr>
          <w:top w:val="nil"/>
          <w:left w:val="nil"/>
          <w:bottom w:val="nil"/>
          <w:right w:val="nil"/>
          <w:between w:val="nil"/>
        </w:pBdr>
        <w:spacing w:after="0" w:line="276" w:lineRule="auto"/>
        <w:jc w:val="both"/>
        <w:rPr>
          <w:rFonts w:asciiTheme="minorHAnsi" w:eastAsiaTheme="minorEastAsia" w:hAnsiTheme="minorHAnsi" w:cstheme="minorBidi"/>
          <w:b/>
          <w:bCs/>
          <w:color w:val="000000"/>
          <w:rPrChange w:id="119" w:author="Yuribeth Guillermo" w:date="2024-09-24T04:01:00Z">
            <w:rPr>
              <w:b/>
              <w:bCs/>
              <w:color w:val="000000" w:themeColor="text1"/>
            </w:rPr>
          </w:rPrChange>
        </w:rPr>
        <w:pPrChange w:id="120" w:author="Yuribeth Guillermo" w:date="2024-09-24T04:01:00Z">
          <w:pPr>
            <w:numPr>
              <w:numId w:val="17"/>
            </w:numPr>
            <w:pBdr>
              <w:top w:val="nil"/>
              <w:left w:val="nil"/>
              <w:bottom w:val="nil"/>
              <w:right w:val="nil"/>
              <w:between w:val="nil"/>
            </w:pBdr>
            <w:spacing w:after="0" w:line="240" w:lineRule="auto"/>
            <w:ind w:left="720" w:hanging="360"/>
            <w:jc w:val="both"/>
          </w:pPr>
        </w:pPrChange>
      </w:pPr>
      <w:r w:rsidRPr="10741B08">
        <w:rPr>
          <w:rFonts w:asciiTheme="minorHAnsi" w:eastAsiaTheme="minorEastAsia" w:hAnsiTheme="minorHAnsi" w:cstheme="minorBidi"/>
          <w:b/>
          <w:bCs/>
          <w:color w:val="000000" w:themeColor="text1"/>
          <w:rPrChange w:id="121" w:author="Yuribeth Guillermo" w:date="2024-09-24T04:01:00Z">
            <w:rPr>
              <w:b/>
              <w:bCs/>
              <w:color w:val="000000" w:themeColor="text1"/>
            </w:rPr>
          </w:rPrChange>
        </w:rPr>
        <w:t xml:space="preserve">Visualizar Información de las Operaciones </w:t>
      </w:r>
      <w:r w:rsidR="00453AD2" w:rsidRPr="10741B08">
        <w:rPr>
          <w:rFonts w:asciiTheme="minorHAnsi" w:eastAsiaTheme="minorEastAsia" w:hAnsiTheme="minorHAnsi" w:cstheme="minorBidi"/>
          <w:b/>
          <w:bCs/>
          <w:color w:val="000000" w:themeColor="text1"/>
          <w:rPrChange w:id="122" w:author="Yuribeth Guillermo" w:date="2024-09-24T04:01:00Z">
            <w:rPr>
              <w:b/>
              <w:bCs/>
              <w:color w:val="000000" w:themeColor="text1"/>
            </w:rPr>
          </w:rPrChange>
        </w:rPr>
        <w:t xml:space="preserve">Elegibles </w:t>
      </w:r>
      <w:r w:rsidRPr="10741B08">
        <w:rPr>
          <w:rFonts w:asciiTheme="minorHAnsi" w:eastAsiaTheme="minorEastAsia" w:hAnsiTheme="minorHAnsi" w:cstheme="minorBidi"/>
          <w:b/>
          <w:bCs/>
          <w:color w:val="000000" w:themeColor="text1"/>
          <w:rPrChange w:id="123" w:author="Yuribeth Guillermo" w:date="2024-09-24T04:01:00Z">
            <w:rPr>
              <w:b/>
              <w:bCs/>
              <w:color w:val="000000" w:themeColor="text1"/>
            </w:rPr>
          </w:rPrChange>
        </w:rPr>
        <w:t>(</w:t>
      </w:r>
      <w:proofErr w:type="spellStart"/>
      <w:r w:rsidRPr="10741B08">
        <w:rPr>
          <w:rFonts w:asciiTheme="minorHAnsi" w:eastAsiaTheme="minorEastAsia" w:hAnsiTheme="minorHAnsi" w:cstheme="minorBidi"/>
          <w:b/>
          <w:bCs/>
          <w:color w:val="000000" w:themeColor="text1"/>
          <w:rPrChange w:id="124" w:author="Yuribeth Guillermo" w:date="2024-09-24T04:01:00Z">
            <w:rPr>
              <w:b/>
              <w:bCs/>
              <w:color w:val="000000" w:themeColor="text1"/>
            </w:rPr>
          </w:rPrChange>
        </w:rPr>
        <w:t>Dashboard</w:t>
      </w:r>
      <w:proofErr w:type="spellEnd"/>
      <w:r w:rsidRPr="10741B08">
        <w:rPr>
          <w:rFonts w:asciiTheme="minorHAnsi" w:eastAsiaTheme="minorEastAsia" w:hAnsiTheme="minorHAnsi" w:cstheme="minorBidi"/>
          <w:b/>
          <w:bCs/>
          <w:color w:val="000000" w:themeColor="text1"/>
          <w:rPrChange w:id="125" w:author="Yuribeth Guillermo" w:date="2024-09-24T04:01:00Z">
            <w:rPr>
              <w:b/>
              <w:bCs/>
              <w:color w:val="000000" w:themeColor="text1"/>
            </w:rPr>
          </w:rPrChange>
        </w:rPr>
        <w:t>)</w:t>
      </w:r>
    </w:p>
    <w:p w14:paraId="35A0450D" w14:textId="1CDF2683" w:rsidR="00E75B3E" w:rsidRDefault="001F44FA">
      <w:pPr>
        <w:spacing w:after="0" w:line="276" w:lineRule="auto"/>
        <w:ind w:left="720"/>
        <w:jc w:val="both"/>
        <w:rPr>
          <w:rFonts w:asciiTheme="minorHAnsi" w:eastAsiaTheme="minorEastAsia" w:hAnsiTheme="minorHAnsi" w:cstheme="minorBidi"/>
          <w:color w:val="000000"/>
        </w:rPr>
        <w:pPrChange w:id="126" w:author="Yuribeth Guillermo" w:date="2024-09-24T04:01:00Z">
          <w:pPr>
            <w:spacing w:after="0" w:line="240" w:lineRule="auto"/>
            <w:ind w:left="720"/>
            <w:jc w:val="both"/>
          </w:pPr>
        </w:pPrChange>
      </w:pPr>
      <w:r w:rsidRPr="10741B08">
        <w:rPr>
          <w:rFonts w:asciiTheme="minorHAnsi" w:eastAsiaTheme="minorEastAsia" w:hAnsiTheme="minorHAnsi" w:cstheme="minorBidi"/>
          <w:b/>
          <w:bCs/>
          <w:color w:val="000000" w:themeColor="text1"/>
          <w:rPrChange w:id="127" w:author="Yuribeth Guillermo" w:date="2024-09-24T04:01:00Z">
            <w:rPr>
              <w:b/>
              <w:bCs/>
              <w:color w:val="000000" w:themeColor="text1"/>
            </w:rPr>
          </w:rPrChange>
        </w:rPr>
        <w:t xml:space="preserve">Descripción: </w:t>
      </w:r>
      <w:r w:rsidRPr="10741B08">
        <w:rPr>
          <w:rFonts w:asciiTheme="minorHAnsi" w:eastAsiaTheme="minorEastAsia" w:hAnsiTheme="minorHAnsi" w:cstheme="minorBidi"/>
          <w:color w:val="000000" w:themeColor="text1"/>
          <w:rPrChange w:id="128" w:author="Yuribeth Guillermo" w:date="2024-09-24T04:01:00Z">
            <w:rPr>
              <w:color w:val="000000" w:themeColor="text1"/>
            </w:rPr>
          </w:rPrChange>
        </w:rPr>
        <w:t xml:space="preserve">Construir un cuadro de mando utilizando las tecnologías seleccionadas que permita visualizar los datos capturados en el módulo anterior a través de vistas útiles con gráficos y estadísticas para la gestión del negocio (proyectos financiados, indicadores de impacto verde, </w:t>
      </w:r>
      <w:r w:rsidR="00197498" w:rsidRPr="10741B08">
        <w:rPr>
          <w:rFonts w:asciiTheme="minorHAnsi" w:eastAsiaTheme="minorEastAsia" w:hAnsiTheme="minorHAnsi" w:cstheme="minorBidi"/>
          <w:color w:val="000000" w:themeColor="text1"/>
          <w:rPrChange w:id="129" w:author="Yuribeth Guillermo" w:date="2024-09-24T04:01:00Z">
            <w:rPr>
              <w:color w:val="000000" w:themeColor="text1"/>
            </w:rPr>
          </w:rPrChange>
        </w:rPr>
        <w:t xml:space="preserve">contenido país, </w:t>
      </w:r>
      <w:r w:rsidRPr="10741B08">
        <w:rPr>
          <w:rFonts w:asciiTheme="minorHAnsi" w:eastAsiaTheme="minorEastAsia" w:hAnsiTheme="minorHAnsi" w:cstheme="minorBidi"/>
          <w:color w:val="000000" w:themeColor="text1"/>
          <w:rPrChange w:id="130" w:author="Yuribeth Guillermo" w:date="2024-09-24T04:01:00Z">
            <w:rPr>
              <w:color w:val="000000" w:themeColor="text1"/>
            </w:rPr>
          </w:rPrChange>
        </w:rPr>
        <w:t>proyectos verdes financiados por socios, etc.).</w:t>
      </w:r>
      <w:r w:rsidR="71C00001" w:rsidRPr="10741B08">
        <w:rPr>
          <w:rFonts w:asciiTheme="minorHAnsi" w:eastAsiaTheme="minorEastAsia" w:hAnsiTheme="minorHAnsi" w:cstheme="minorBidi"/>
          <w:color w:val="000000" w:themeColor="text1"/>
          <w:rPrChange w:id="131" w:author="Yuribeth Guillermo" w:date="2024-09-24T04:01:00Z">
            <w:rPr>
              <w:color w:val="000000" w:themeColor="text1"/>
            </w:rPr>
          </w:rPrChange>
        </w:rPr>
        <w:t xml:space="preserve"> Se han definido los siguientes indicadores:</w:t>
      </w:r>
    </w:p>
    <w:p w14:paraId="319B058B" w14:textId="2FA37C96" w:rsidR="00E75B3E" w:rsidRDefault="00E75B3E">
      <w:pPr>
        <w:spacing w:after="0" w:line="276" w:lineRule="auto"/>
        <w:ind w:left="720"/>
        <w:jc w:val="both"/>
        <w:rPr>
          <w:rFonts w:asciiTheme="minorHAnsi" w:eastAsiaTheme="minorEastAsia" w:hAnsiTheme="minorHAnsi" w:cstheme="minorBidi"/>
          <w:color w:val="242424"/>
          <w:rPrChange w:id="132" w:author="Yuribeth Guillermo" w:date="2024-09-24T04:01:00Z">
            <w:rPr>
              <w:rFonts w:ascii="Aptos" w:eastAsia="Aptos" w:hAnsi="Aptos" w:cs="Aptos"/>
              <w:color w:val="242424"/>
            </w:rPr>
          </w:rPrChange>
        </w:rPr>
        <w:pPrChange w:id="133" w:author="Yuribeth Guillermo" w:date="2024-09-24T04:01:00Z">
          <w:pPr>
            <w:spacing w:after="0" w:line="240" w:lineRule="auto"/>
            <w:ind w:left="720"/>
            <w:jc w:val="both"/>
          </w:pPr>
        </w:pPrChange>
      </w:pPr>
    </w:p>
    <w:p w14:paraId="1343AB2A" w14:textId="68569074" w:rsidR="00E75B3E" w:rsidRDefault="1FCE0FCD">
      <w:pPr>
        <w:pStyle w:val="Prrafodelista"/>
        <w:numPr>
          <w:ilvl w:val="0"/>
          <w:numId w:val="1"/>
        </w:numPr>
        <w:shd w:val="clear" w:color="auto" w:fill="FFFFFF" w:themeFill="background1"/>
        <w:spacing w:after="0" w:line="276" w:lineRule="auto"/>
        <w:jc w:val="both"/>
        <w:rPr>
          <w:rFonts w:asciiTheme="minorHAnsi" w:eastAsiaTheme="minorEastAsia" w:hAnsiTheme="minorHAnsi" w:cstheme="minorBidi"/>
          <w:color w:val="000000" w:themeColor="text1"/>
          <w:rPrChange w:id="134" w:author="Yuribeth Guillermo" w:date="2024-09-24T04:01:00Z">
            <w:rPr>
              <w:rFonts w:ascii="Aptos" w:eastAsia="Aptos" w:hAnsi="Aptos" w:cs="Aptos"/>
              <w:color w:val="242424"/>
            </w:rPr>
          </w:rPrChange>
        </w:rPr>
        <w:pPrChange w:id="135" w:author="Yuribeth Guillermo" w:date="2024-09-24T04:01:00Z">
          <w:pPr>
            <w:pStyle w:val="Prrafodelista"/>
            <w:numPr>
              <w:numId w:val="1"/>
            </w:numPr>
            <w:shd w:val="clear" w:color="auto" w:fill="FFFFFF" w:themeFill="background1"/>
            <w:spacing w:after="0"/>
            <w:ind w:left="1068" w:hanging="360"/>
            <w:jc w:val="both"/>
          </w:pPr>
        </w:pPrChange>
      </w:pPr>
      <w:r w:rsidRPr="10741B08">
        <w:rPr>
          <w:rFonts w:asciiTheme="minorHAnsi" w:eastAsiaTheme="minorEastAsia" w:hAnsiTheme="minorHAnsi" w:cstheme="minorBidi"/>
          <w:color w:val="000000" w:themeColor="text1"/>
          <w:rPrChange w:id="136" w:author="Yuribeth Guillermo" w:date="2024-09-24T04:01:00Z">
            <w:rPr>
              <w:rFonts w:ascii="Aptos" w:eastAsia="Aptos" w:hAnsi="Aptos" w:cs="Aptos"/>
              <w:color w:val="242424"/>
            </w:rPr>
          </w:rPrChange>
        </w:rPr>
        <w:t># de operaciones elegibles identificadas para refinanciamiento</w:t>
      </w:r>
      <w:r w:rsidR="031B10A5" w:rsidRPr="10741B08">
        <w:rPr>
          <w:rFonts w:asciiTheme="minorHAnsi" w:eastAsiaTheme="minorEastAsia" w:hAnsiTheme="minorHAnsi" w:cstheme="minorBidi"/>
          <w:color w:val="000000" w:themeColor="text1"/>
          <w:rPrChange w:id="137" w:author="Yuribeth Guillermo" w:date="2024-09-24T01:49:00Z">
            <w:rPr>
              <w:rFonts w:ascii="Aptos" w:eastAsia="Aptos" w:hAnsi="Aptos" w:cs="Aptos"/>
              <w:color w:val="242424"/>
            </w:rPr>
          </w:rPrChange>
        </w:rPr>
        <w:t>:</w:t>
      </w:r>
    </w:p>
    <w:p w14:paraId="26FB3270" w14:textId="402EE2C5"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38" w:author="Yuribeth Guillermo" w:date="2024-09-24T04:01:00Z">
            <w:rPr>
              <w:rFonts w:ascii="Aptos" w:eastAsia="Aptos" w:hAnsi="Aptos" w:cs="Aptos"/>
              <w:color w:val="242424"/>
            </w:rPr>
          </w:rPrChange>
        </w:rPr>
        <w:pPrChange w:id="139"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40" w:author="Yuribeth Guillermo" w:date="2024-09-24T04:01:00Z">
            <w:rPr>
              <w:rFonts w:ascii="Aptos" w:eastAsia="Aptos" w:hAnsi="Aptos" w:cs="Aptos"/>
              <w:color w:val="242424"/>
            </w:rPr>
          </w:rPrChange>
        </w:rPr>
        <w:t># de operaciones con contenido país identificadas</w:t>
      </w:r>
      <w:r w:rsidR="74262E07" w:rsidRPr="10741B08">
        <w:rPr>
          <w:rFonts w:asciiTheme="minorHAnsi" w:eastAsiaTheme="minorEastAsia" w:hAnsiTheme="minorHAnsi" w:cstheme="minorBidi"/>
          <w:color w:val="000000" w:themeColor="text1"/>
          <w:rPrChange w:id="141" w:author="Yuribeth Guillermo" w:date="2024-09-24T01:49:00Z">
            <w:rPr>
              <w:rFonts w:ascii="Aptos" w:eastAsia="Aptos" w:hAnsi="Aptos" w:cs="Aptos"/>
              <w:color w:val="242424"/>
            </w:rPr>
          </w:rPrChange>
        </w:rPr>
        <w:t>.</w:t>
      </w:r>
    </w:p>
    <w:p w14:paraId="0806CBCB" w14:textId="7B90811D"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42" w:author="Yuribeth Guillermo" w:date="2024-09-24T04:01:00Z">
            <w:rPr>
              <w:rFonts w:ascii="Aptos" w:eastAsia="Aptos" w:hAnsi="Aptos" w:cs="Aptos"/>
              <w:color w:val="242424"/>
            </w:rPr>
          </w:rPrChange>
        </w:rPr>
        <w:pPrChange w:id="143"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44" w:author="Yuribeth Guillermo" w:date="2024-09-24T04:01:00Z">
            <w:rPr>
              <w:rFonts w:ascii="Aptos" w:eastAsia="Aptos" w:hAnsi="Aptos" w:cs="Aptos"/>
              <w:color w:val="242424"/>
            </w:rPr>
          </w:rPrChange>
        </w:rPr>
        <w:t># de operaciones temáticas identificadas</w:t>
      </w:r>
      <w:r w:rsidR="70CA7CF0" w:rsidRPr="10741B08">
        <w:rPr>
          <w:rFonts w:asciiTheme="minorHAnsi" w:eastAsiaTheme="minorEastAsia" w:hAnsiTheme="minorHAnsi" w:cstheme="minorBidi"/>
          <w:color w:val="000000" w:themeColor="text1"/>
          <w:rPrChange w:id="145" w:author="Yuribeth Guillermo" w:date="2024-09-24T01:49:00Z">
            <w:rPr>
              <w:rFonts w:ascii="Aptos" w:eastAsia="Aptos" w:hAnsi="Aptos" w:cs="Aptos"/>
              <w:color w:val="242424"/>
            </w:rPr>
          </w:rPrChange>
        </w:rPr>
        <w:t>.</w:t>
      </w:r>
    </w:p>
    <w:p w14:paraId="0407B823" w14:textId="46BA714C" w:rsidR="00E75B3E" w:rsidRDefault="00E75B3E">
      <w:pPr>
        <w:pStyle w:val="Prrafodelista"/>
        <w:shd w:val="clear" w:color="auto" w:fill="FFFFFF" w:themeFill="background1"/>
        <w:spacing w:after="0" w:line="276" w:lineRule="auto"/>
        <w:ind w:left="1440"/>
        <w:jc w:val="both"/>
        <w:rPr>
          <w:rFonts w:asciiTheme="minorHAnsi" w:eastAsiaTheme="minorEastAsia" w:hAnsiTheme="minorHAnsi" w:cstheme="minorBidi"/>
          <w:color w:val="000000" w:themeColor="text1"/>
          <w:rPrChange w:id="146" w:author="Yuribeth Guillermo" w:date="2024-09-24T04:01:00Z">
            <w:rPr>
              <w:rFonts w:ascii="Aptos" w:eastAsia="Aptos" w:hAnsi="Aptos" w:cs="Aptos"/>
              <w:color w:val="242424"/>
            </w:rPr>
          </w:rPrChange>
        </w:rPr>
        <w:pPrChange w:id="147" w:author="Yuribeth Guillermo" w:date="2024-09-24T04:01:00Z">
          <w:pPr>
            <w:pStyle w:val="Prrafodelista"/>
            <w:shd w:val="clear" w:color="auto" w:fill="FFFFFF" w:themeFill="background1"/>
            <w:spacing w:after="0"/>
            <w:ind w:left="1440"/>
            <w:jc w:val="both"/>
          </w:pPr>
        </w:pPrChange>
      </w:pPr>
    </w:p>
    <w:p w14:paraId="6D16F946" w14:textId="7AAE28B1" w:rsidR="00E75B3E" w:rsidRDefault="1FCE0FCD">
      <w:pPr>
        <w:pStyle w:val="Prrafodelista"/>
        <w:numPr>
          <w:ilvl w:val="0"/>
          <w:numId w:val="16"/>
        </w:numPr>
        <w:shd w:val="clear" w:color="auto" w:fill="FFFFFF" w:themeFill="background1"/>
        <w:spacing w:after="0" w:line="276" w:lineRule="auto"/>
        <w:jc w:val="both"/>
        <w:rPr>
          <w:rFonts w:asciiTheme="minorHAnsi" w:eastAsiaTheme="minorEastAsia" w:hAnsiTheme="minorHAnsi" w:cstheme="minorBidi"/>
          <w:color w:val="000000" w:themeColor="text1"/>
          <w:rPrChange w:id="148" w:author="Yuribeth Guillermo" w:date="2024-09-24T04:01:00Z">
            <w:rPr>
              <w:rFonts w:ascii="Aptos" w:eastAsia="Aptos" w:hAnsi="Aptos" w:cs="Aptos"/>
              <w:color w:val="242424"/>
            </w:rPr>
          </w:rPrChange>
        </w:rPr>
        <w:pPrChange w:id="149" w:author="Yuribeth Guillermo" w:date="2024-09-24T04:01:00Z">
          <w:pPr>
            <w:pStyle w:val="Prrafodelista"/>
            <w:numPr>
              <w:numId w:val="16"/>
            </w:numPr>
            <w:shd w:val="clear" w:color="auto" w:fill="FFFFFF" w:themeFill="background1"/>
            <w:spacing w:after="0"/>
            <w:ind w:left="1068" w:hanging="360"/>
            <w:jc w:val="both"/>
          </w:pPr>
        </w:pPrChange>
      </w:pPr>
      <w:r w:rsidRPr="10741B08">
        <w:rPr>
          <w:rFonts w:asciiTheme="minorHAnsi" w:eastAsiaTheme="minorEastAsia" w:hAnsiTheme="minorHAnsi" w:cstheme="minorBidi"/>
          <w:color w:val="000000" w:themeColor="text1"/>
          <w:rPrChange w:id="150" w:author="Yuribeth Guillermo" w:date="2024-09-24T04:01:00Z">
            <w:rPr>
              <w:rFonts w:ascii="Aptos" w:eastAsia="Aptos" w:hAnsi="Aptos" w:cs="Aptos"/>
              <w:color w:val="242424"/>
            </w:rPr>
          </w:rPrChange>
        </w:rPr>
        <w:t>Para cada operación:</w:t>
      </w:r>
    </w:p>
    <w:p w14:paraId="4DB57C80" w14:textId="0A5D98B8"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51" w:author="Yuribeth Guillermo" w:date="2024-09-24T04:01:00Z">
            <w:rPr>
              <w:rFonts w:ascii="Aptos" w:eastAsia="Aptos" w:hAnsi="Aptos" w:cs="Aptos"/>
              <w:color w:val="242424"/>
            </w:rPr>
          </w:rPrChange>
        </w:rPr>
        <w:pPrChange w:id="152"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53" w:author="Yuribeth Guillermo" w:date="2024-09-24T04:01:00Z">
            <w:rPr>
              <w:rFonts w:ascii="Aptos" w:eastAsia="Aptos" w:hAnsi="Aptos" w:cs="Aptos"/>
              <w:color w:val="242424"/>
            </w:rPr>
          </w:rPrChange>
        </w:rPr>
        <w:t>Puntaje/rating/porcentaje de elegibilidad para cada facilidad de crédito</w:t>
      </w:r>
      <w:r w:rsidR="3BA38D30" w:rsidRPr="10741B08">
        <w:rPr>
          <w:rFonts w:asciiTheme="minorHAnsi" w:eastAsiaTheme="minorEastAsia" w:hAnsiTheme="minorHAnsi" w:cstheme="minorBidi"/>
          <w:color w:val="000000" w:themeColor="text1"/>
          <w:rPrChange w:id="154" w:author="Yuribeth Guillermo" w:date="2024-09-24T01:49:00Z">
            <w:rPr>
              <w:rFonts w:ascii="Aptos" w:eastAsia="Aptos" w:hAnsi="Aptos" w:cs="Aptos"/>
              <w:color w:val="242424"/>
            </w:rPr>
          </w:rPrChange>
        </w:rPr>
        <w:t>,</w:t>
      </w:r>
    </w:p>
    <w:p w14:paraId="4DF0C159" w14:textId="418D1A4E"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55" w:author="Yuribeth Guillermo" w:date="2024-09-24T04:01:00Z">
            <w:rPr>
              <w:rFonts w:ascii="Aptos" w:eastAsia="Aptos" w:hAnsi="Aptos" w:cs="Aptos"/>
              <w:color w:val="242424"/>
            </w:rPr>
          </w:rPrChange>
        </w:rPr>
        <w:pPrChange w:id="156"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57" w:author="Yuribeth Guillermo" w:date="2024-09-24T04:01:00Z">
            <w:rPr>
              <w:rFonts w:ascii="Aptos" w:eastAsia="Aptos" w:hAnsi="Aptos" w:cs="Aptos"/>
              <w:color w:val="242424"/>
            </w:rPr>
          </w:rPrChange>
        </w:rPr>
        <w:t>Monto de la operación (comprometido y desembolsado)</w:t>
      </w:r>
      <w:r w:rsidR="7EF48393" w:rsidRPr="10741B08">
        <w:rPr>
          <w:rFonts w:asciiTheme="minorHAnsi" w:eastAsiaTheme="minorEastAsia" w:hAnsiTheme="minorHAnsi" w:cstheme="minorBidi"/>
          <w:color w:val="000000" w:themeColor="text1"/>
          <w:rPrChange w:id="158" w:author="Yuribeth Guillermo" w:date="2024-09-24T01:49:00Z">
            <w:rPr>
              <w:rFonts w:ascii="Aptos" w:eastAsia="Aptos" w:hAnsi="Aptos" w:cs="Aptos"/>
              <w:color w:val="242424"/>
            </w:rPr>
          </w:rPrChange>
        </w:rPr>
        <w:t>,</w:t>
      </w:r>
    </w:p>
    <w:p w14:paraId="00FCCD3A" w14:textId="62CF33FA"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59" w:author="Yuribeth Guillermo" w:date="2024-09-24T04:01:00Z">
            <w:rPr>
              <w:rFonts w:ascii="Aptos" w:eastAsia="Aptos" w:hAnsi="Aptos" w:cs="Aptos"/>
              <w:color w:val="242424"/>
            </w:rPr>
          </w:rPrChange>
        </w:rPr>
        <w:pPrChange w:id="160"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61" w:author="Yuribeth Guillermo" w:date="2024-09-24T04:01:00Z">
            <w:rPr>
              <w:rFonts w:ascii="Aptos" w:eastAsia="Aptos" w:hAnsi="Aptos" w:cs="Aptos"/>
              <w:color w:val="242424"/>
            </w:rPr>
          </w:rPrChange>
        </w:rPr>
        <w:t>Último desembolso de la operación (monto y fecha)</w:t>
      </w:r>
      <w:r w:rsidR="59DAABBE" w:rsidRPr="10741B08">
        <w:rPr>
          <w:rFonts w:asciiTheme="minorHAnsi" w:eastAsiaTheme="minorEastAsia" w:hAnsiTheme="minorHAnsi" w:cstheme="minorBidi"/>
          <w:color w:val="000000" w:themeColor="text1"/>
          <w:rPrChange w:id="162" w:author="Yuribeth Guillermo" w:date="2024-09-24T01:49:00Z">
            <w:rPr>
              <w:rFonts w:ascii="Aptos" w:eastAsia="Aptos" w:hAnsi="Aptos" w:cs="Aptos"/>
              <w:color w:val="242424"/>
            </w:rPr>
          </w:rPrChange>
        </w:rPr>
        <w:t>.</w:t>
      </w:r>
    </w:p>
    <w:p w14:paraId="578C9D2E" w14:textId="5541DDFF" w:rsidR="00E75B3E" w:rsidRDefault="1FCE0FCD">
      <w:pPr>
        <w:pStyle w:val="Prrafodelista"/>
        <w:numPr>
          <w:ilvl w:val="1"/>
          <w:numId w:val="3"/>
        </w:numPr>
        <w:shd w:val="clear" w:color="auto" w:fill="FFFFFF" w:themeFill="background1"/>
        <w:spacing w:after="0" w:line="276" w:lineRule="auto"/>
        <w:jc w:val="both"/>
        <w:rPr>
          <w:rFonts w:asciiTheme="minorHAnsi" w:eastAsiaTheme="minorEastAsia" w:hAnsiTheme="minorHAnsi" w:cstheme="minorBidi"/>
          <w:color w:val="000000" w:themeColor="text1"/>
          <w:rPrChange w:id="163" w:author="Yuribeth Guillermo" w:date="2024-09-24T04:01:00Z">
            <w:rPr>
              <w:rFonts w:ascii="Aptos" w:eastAsia="Aptos" w:hAnsi="Aptos" w:cs="Aptos"/>
              <w:color w:val="242424"/>
            </w:rPr>
          </w:rPrChange>
        </w:rPr>
        <w:pPrChange w:id="164" w:author="Yuribeth Guillermo" w:date="2024-09-24T04:01:00Z">
          <w:pPr>
            <w:pStyle w:val="Prrafodelista"/>
            <w:numPr>
              <w:ilvl w:val="1"/>
              <w:numId w:val="3"/>
            </w:numPr>
            <w:shd w:val="clear" w:color="auto" w:fill="FFFFFF" w:themeFill="background1"/>
            <w:spacing w:after="0"/>
            <w:ind w:left="1440" w:hanging="360"/>
            <w:jc w:val="both"/>
          </w:pPr>
        </w:pPrChange>
      </w:pPr>
      <w:r w:rsidRPr="10741B08">
        <w:rPr>
          <w:rFonts w:asciiTheme="minorHAnsi" w:eastAsiaTheme="minorEastAsia" w:hAnsiTheme="minorHAnsi" w:cstheme="minorBidi"/>
          <w:color w:val="000000" w:themeColor="text1"/>
          <w:rPrChange w:id="165" w:author="Yuribeth Guillermo" w:date="2024-09-24T04:01:00Z">
            <w:rPr>
              <w:rFonts w:ascii="Aptos" w:eastAsia="Aptos" w:hAnsi="Aptos" w:cs="Aptos"/>
              <w:color w:val="242424"/>
            </w:rPr>
          </w:rPrChange>
        </w:rPr>
        <w:t>Criterios considerados para elegibilidad</w:t>
      </w:r>
      <w:r w:rsidR="5A217352" w:rsidRPr="10741B08">
        <w:rPr>
          <w:rFonts w:asciiTheme="minorHAnsi" w:eastAsiaTheme="minorEastAsia" w:hAnsiTheme="minorHAnsi" w:cstheme="minorBidi"/>
          <w:color w:val="000000" w:themeColor="text1"/>
          <w:rPrChange w:id="166" w:author="Yuribeth Guillermo" w:date="2024-09-24T01:49:00Z">
            <w:rPr>
              <w:rFonts w:ascii="Aptos" w:eastAsia="Aptos" w:hAnsi="Aptos" w:cs="Aptos"/>
              <w:color w:val="242424"/>
            </w:rPr>
          </w:rPrChange>
        </w:rPr>
        <w:t>.</w:t>
      </w:r>
    </w:p>
    <w:p w14:paraId="19479675" w14:textId="732ECA5C" w:rsidR="00E75B3E" w:rsidRDefault="00E75B3E">
      <w:pPr>
        <w:pStyle w:val="Prrafodelista"/>
        <w:shd w:val="clear" w:color="auto" w:fill="FFFFFF" w:themeFill="background1"/>
        <w:spacing w:after="0" w:line="276" w:lineRule="auto"/>
        <w:ind w:left="1440"/>
        <w:jc w:val="both"/>
        <w:rPr>
          <w:rFonts w:asciiTheme="minorHAnsi" w:eastAsiaTheme="minorEastAsia" w:hAnsiTheme="minorHAnsi" w:cstheme="minorBidi"/>
          <w:color w:val="000000" w:themeColor="text1"/>
          <w:rPrChange w:id="167" w:author="Yuribeth Guillermo" w:date="2024-09-24T04:01:00Z">
            <w:rPr>
              <w:rFonts w:ascii="Aptos" w:eastAsia="Aptos" w:hAnsi="Aptos" w:cs="Aptos"/>
              <w:color w:val="242424"/>
            </w:rPr>
          </w:rPrChange>
        </w:rPr>
        <w:pPrChange w:id="168" w:author="Yuribeth Guillermo" w:date="2024-09-24T04:01:00Z">
          <w:pPr>
            <w:pStyle w:val="Prrafodelista"/>
            <w:shd w:val="clear" w:color="auto" w:fill="FFFFFF" w:themeFill="background1"/>
            <w:spacing w:after="0"/>
            <w:ind w:left="1440"/>
            <w:jc w:val="both"/>
          </w:pPr>
        </w:pPrChange>
      </w:pPr>
    </w:p>
    <w:p w14:paraId="40B47744" w14:textId="76FCA3A4" w:rsidR="00E75B3E" w:rsidRDefault="1FCE0FCD">
      <w:pPr>
        <w:pStyle w:val="Prrafodelista"/>
        <w:numPr>
          <w:ilvl w:val="0"/>
          <w:numId w:val="16"/>
        </w:numPr>
        <w:shd w:val="clear" w:color="auto" w:fill="FFFFFF" w:themeFill="background1"/>
        <w:spacing w:after="0" w:line="276" w:lineRule="auto"/>
        <w:jc w:val="both"/>
        <w:rPr>
          <w:rFonts w:asciiTheme="minorHAnsi" w:eastAsiaTheme="minorEastAsia" w:hAnsiTheme="minorHAnsi" w:cstheme="minorBidi"/>
          <w:color w:val="000000" w:themeColor="text1"/>
          <w:rPrChange w:id="169" w:author="Yuribeth Guillermo" w:date="2024-09-24T04:01:00Z">
            <w:rPr>
              <w:rFonts w:ascii="Aptos" w:eastAsia="Aptos" w:hAnsi="Aptos" w:cs="Aptos"/>
              <w:color w:val="242424"/>
            </w:rPr>
          </w:rPrChange>
        </w:rPr>
        <w:pPrChange w:id="170" w:author="Yuribeth Guillermo" w:date="2024-09-24T04:01:00Z">
          <w:pPr>
            <w:pStyle w:val="Prrafodelista"/>
            <w:numPr>
              <w:numId w:val="16"/>
            </w:numPr>
            <w:shd w:val="clear" w:color="auto" w:fill="FFFFFF" w:themeFill="background1"/>
            <w:spacing w:after="0"/>
            <w:ind w:left="1068" w:hanging="360"/>
            <w:jc w:val="both"/>
          </w:pPr>
        </w:pPrChange>
      </w:pPr>
      <w:r w:rsidRPr="10741B08">
        <w:rPr>
          <w:rFonts w:asciiTheme="minorHAnsi" w:eastAsiaTheme="minorEastAsia" w:hAnsiTheme="minorHAnsi" w:cstheme="minorBidi"/>
          <w:color w:val="000000" w:themeColor="text1"/>
          <w:rPrChange w:id="171" w:author="Yuribeth Guillermo" w:date="2024-09-24T04:01:00Z">
            <w:rPr>
              <w:rFonts w:ascii="Aptos" w:eastAsia="Aptos" w:hAnsi="Aptos" w:cs="Aptos"/>
              <w:color w:val="242424"/>
            </w:rPr>
          </w:rPrChange>
        </w:rPr>
        <w:t># de operaciones identificadas con el Vinculador que fueron refinanciadas (casos de éxito)</w:t>
      </w:r>
      <w:r w:rsidR="2DB2C2F1" w:rsidRPr="10741B08">
        <w:rPr>
          <w:rFonts w:asciiTheme="minorHAnsi" w:eastAsiaTheme="minorEastAsia" w:hAnsiTheme="minorHAnsi" w:cstheme="minorBidi"/>
          <w:color w:val="000000" w:themeColor="text1"/>
          <w:rPrChange w:id="172" w:author="Yuribeth Guillermo" w:date="2024-09-24T01:49:00Z">
            <w:rPr>
              <w:rFonts w:ascii="Aptos" w:eastAsia="Aptos" w:hAnsi="Aptos" w:cs="Aptos"/>
              <w:color w:val="242424"/>
            </w:rPr>
          </w:rPrChange>
        </w:rPr>
        <w:t>.</w:t>
      </w:r>
    </w:p>
    <w:p w14:paraId="69CBBFD4" w14:textId="22DCF5C1" w:rsidR="00E75B3E" w:rsidRDefault="00E75B3E">
      <w:pPr>
        <w:spacing w:after="0" w:line="276" w:lineRule="auto"/>
        <w:ind w:left="720"/>
        <w:jc w:val="both"/>
        <w:rPr>
          <w:rFonts w:asciiTheme="minorHAnsi" w:eastAsiaTheme="minorEastAsia" w:hAnsiTheme="minorHAnsi" w:cstheme="minorBidi"/>
          <w:b/>
          <w:bCs/>
          <w:color w:val="000000"/>
          <w:rPrChange w:id="173" w:author="Yuribeth Guillermo" w:date="2024-09-24T04:01:00Z">
            <w:rPr>
              <w:b/>
              <w:bCs/>
              <w:color w:val="000000" w:themeColor="text1"/>
            </w:rPr>
          </w:rPrChange>
        </w:rPr>
        <w:pPrChange w:id="174" w:author="Yuribeth Guillermo" w:date="2024-09-24T04:01:00Z">
          <w:pPr>
            <w:spacing w:after="0" w:line="240" w:lineRule="auto"/>
            <w:ind w:left="720"/>
            <w:jc w:val="both"/>
          </w:pPr>
        </w:pPrChange>
      </w:pPr>
    </w:p>
    <w:p w14:paraId="46B29E28" w14:textId="447CDE66" w:rsidR="00E75B3E" w:rsidRDefault="001F44FA">
      <w:pPr>
        <w:spacing w:after="0" w:line="276" w:lineRule="auto"/>
        <w:ind w:left="720"/>
        <w:jc w:val="both"/>
        <w:rPr>
          <w:rFonts w:asciiTheme="minorHAnsi" w:eastAsiaTheme="minorEastAsia" w:hAnsiTheme="minorHAnsi" w:cstheme="minorBidi"/>
          <w:b/>
          <w:bCs/>
          <w:color w:val="000000"/>
          <w:rPrChange w:id="175" w:author="Yuribeth Guillermo" w:date="2024-09-24T04:01:00Z">
            <w:rPr>
              <w:b/>
              <w:bCs/>
              <w:color w:val="000000" w:themeColor="text1"/>
            </w:rPr>
          </w:rPrChange>
        </w:rPr>
        <w:pPrChange w:id="176" w:author="Yuribeth Guillermo" w:date="2024-09-24T04:01:00Z">
          <w:pPr>
            <w:spacing w:after="0" w:line="240" w:lineRule="auto"/>
            <w:ind w:left="720"/>
            <w:jc w:val="both"/>
          </w:pPr>
        </w:pPrChange>
      </w:pPr>
      <w:r w:rsidRPr="00557DC1">
        <w:rPr>
          <w:rFonts w:asciiTheme="minorHAnsi" w:eastAsiaTheme="minorEastAsia" w:hAnsiTheme="minorHAnsi" w:cstheme="minorBidi"/>
          <w:b/>
          <w:bCs/>
          <w:color w:val="000000" w:themeColor="text1"/>
          <w:highlight w:val="yellow"/>
          <w:rPrChange w:id="177" w:author="Yuribeth Guillermo" w:date="2024-09-24T04:01:00Z">
            <w:rPr>
              <w:b/>
              <w:bCs/>
              <w:color w:val="000000" w:themeColor="text1"/>
            </w:rPr>
          </w:rPrChange>
        </w:rPr>
        <w:t xml:space="preserve">Generar </w:t>
      </w:r>
      <w:r w:rsidRPr="00557DC1">
        <w:rPr>
          <w:rFonts w:asciiTheme="minorHAnsi" w:eastAsiaTheme="minorEastAsia" w:hAnsiTheme="minorHAnsi" w:cstheme="minorBidi"/>
          <w:b/>
          <w:bCs/>
          <w:highlight w:val="yellow"/>
          <w:rPrChange w:id="178" w:author="Yuribeth Guillermo" w:date="2024-09-24T04:01:00Z">
            <w:rPr>
              <w:b/>
              <w:bCs/>
            </w:rPr>
          </w:rPrChange>
        </w:rPr>
        <w:t>Informe</w:t>
      </w:r>
    </w:p>
    <w:p w14:paraId="46B29E29" w14:textId="66A655F2" w:rsidR="00E75B3E" w:rsidRDefault="001F44FA">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179" w:author="Yuribeth Guillermo" w:date="2024-09-24T04:01:00Z">
            <w:rPr>
              <w:color w:val="000000" w:themeColor="text1"/>
            </w:rPr>
          </w:rPrChange>
        </w:rPr>
        <w:pPrChange w:id="180" w:author="Yuribeth Guillermo" w:date="2024-09-24T04:01:00Z">
          <w:pPr>
            <w:pBdr>
              <w:top w:val="nil"/>
              <w:left w:val="nil"/>
              <w:bottom w:val="nil"/>
              <w:right w:val="nil"/>
              <w:between w:val="nil"/>
            </w:pBdr>
            <w:spacing w:after="0"/>
            <w:ind w:left="720"/>
            <w:jc w:val="both"/>
          </w:pPr>
        </w:pPrChange>
      </w:pPr>
      <w:r w:rsidRPr="10741B08">
        <w:rPr>
          <w:rFonts w:asciiTheme="minorHAnsi" w:eastAsiaTheme="minorEastAsia" w:hAnsiTheme="minorHAnsi" w:cstheme="minorBidi"/>
          <w:b/>
          <w:bCs/>
          <w:color w:val="000000" w:themeColor="text1"/>
          <w:rPrChange w:id="181" w:author="Yuribeth Guillermo" w:date="2024-09-24T04:01:00Z">
            <w:rPr>
              <w:b/>
              <w:bCs/>
              <w:color w:val="000000" w:themeColor="text1"/>
            </w:rPr>
          </w:rPrChange>
        </w:rPr>
        <w:t xml:space="preserve">Descripción: </w:t>
      </w:r>
      <w:r w:rsidRPr="10741B08">
        <w:rPr>
          <w:rFonts w:asciiTheme="minorHAnsi" w:eastAsiaTheme="minorEastAsia" w:hAnsiTheme="minorHAnsi" w:cstheme="minorBidi"/>
          <w:color w:val="000000" w:themeColor="text1"/>
          <w:rPrChange w:id="182" w:author="Yuribeth Guillermo" w:date="2024-09-24T04:01:00Z">
            <w:rPr>
              <w:color w:val="000000" w:themeColor="text1"/>
            </w:rPr>
          </w:rPrChange>
        </w:rPr>
        <w:t xml:space="preserve">Construir la funcionalidad utilizando las tecnologías seleccionadas que permita la generación de reportes, informes y análisis de las operaciones </w:t>
      </w:r>
      <w:r w:rsidR="1AE71E36" w:rsidRPr="10741B08">
        <w:rPr>
          <w:rFonts w:asciiTheme="minorHAnsi" w:eastAsiaTheme="minorEastAsia" w:hAnsiTheme="minorHAnsi" w:cstheme="minorBidi"/>
          <w:color w:val="000000" w:themeColor="text1"/>
          <w:rPrChange w:id="183" w:author="Yuribeth Guillermo" w:date="2024-09-24T04:01:00Z">
            <w:rPr>
              <w:color w:val="000000" w:themeColor="text1"/>
            </w:rPr>
          </w:rPrChange>
        </w:rPr>
        <w:t>elegibles</w:t>
      </w:r>
      <w:r w:rsidRPr="10741B08">
        <w:rPr>
          <w:rFonts w:asciiTheme="minorHAnsi" w:eastAsiaTheme="minorEastAsia" w:hAnsiTheme="minorHAnsi" w:cstheme="minorBidi"/>
          <w:color w:val="000000" w:themeColor="text1"/>
          <w:rPrChange w:id="184" w:author="Yuribeth Guillermo" w:date="2024-09-24T04:01:00Z">
            <w:rPr>
              <w:color w:val="000000" w:themeColor="text1"/>
            </w:rPr>
          </w:rPrChange>
        </w:rPr>
        <w:t xml:space="preserve"> (formatos PDF, EXCEL, etc.). </w:t>
      </w:r>
    </w:p>
    <w:p w14:paraId="46B29E2A" w14:textId="77777777" w:rsidR="00E75B3E" w:rsidRDefault="00E75B3E">
      <w:pPr>
        <w:pBdr>
          <w:top w:val="nil"/>
          <w:left w:val="nil"/>
          <w:bottom w:val="nil"/>
          <w:right w:val="nil"/>
          <w:between w:val="nil"/>
        </w:pBdr>
        <w:spacing w:after="0" w:line="276" w:lineRule="auto"/>
        <w:ind w:left="720"/>
        <w:jc w:val="both"/>
        <w:rPr>
          <w:rFonts w:asciiTheme="minorHAnsi" w:eastAsiaTheme="minorEastAsia" w:hAnsiTheme="minorHAnsi" w:cstheme="minorBidi"/>
          <w:color w:val="000000"/>
          <w:rPrChange w:id="185" w:author="Yuribeth Guillermo" w:date="2024-09-24T04:01:00Z">
            <w:rPr>
              <w:color w:val="000000" w:themeColor="text1"/>
            </w:rPr>
          </w:rPrChange>
        </w:rPr>
        <w:pPrChange w:id="186" w:author="Yuribeth Guillermo" w:date="2024-09-24T04:01:00Z">
          <w:pPr>
            <w:pBdr>
              <w:top w:val="nil"/>
              <w:left w:val="nil"/>
              <w:bottom w:val="nil"/>
              <w:right w:val="nil"/>
              <w:between w:val="nil"/>
            </w:pBdr>
            <w:spacing w:after="0"/>
            <w:ind w:left="720"/>
            <w:jc w:val="both"/>
          </w:pPr>
        </w:pPrChange>
      </w:pPr>
    </w:p>
    <w:p w14:paraId="46B29E2B" w14:textId="77777777" w:rsidR="00E75B3E" w:rsidRDefault="001F44FA">
      <w:pPr>
        <w:numPr>
          <w:ilvl w:val="0"/>
          <w:numId w:val="17"/>
        </w:numPr>
        <w:pBdr>
          <w:top w:val="nil"/>
          <w:left w:val="nil"/>
          <w:bottom w:val="nil"/>
          <w:right w:val="nil"/>
          <w:between w:val="nil"/>
        </w:pBdr>
        <w:spacing w:after="0" w:line="276" w:lineRule="auto"/>
        <w:jc w:val="both"/>
        <w:rPr>
          <w:rFonts w:asciiTheme="minorHAnsi" w:eastAsiaTheme="minorEastAsia" w:hAnsiTheme="minorHAnsi" w:cstheme="minorBidi"/>
          <w:b/>
          <w:bCs/>
          <w:color w:val="000000"/>
          <w:rPrChange w:id="187" w:author="Yuribeth Guillermo" w:date="2024-09-24T04:01:00Z">
            <w:rPr>
              <w:b/>
              <w:bCs/>
              <w:color w:val="000000" w:themeColor="text1"/>
            </w:rPr>
          </w:rPrChange>
        </w:rPr>
        <w:pPrChange w:id="188" w:author="Yuribeth Guillermo" w:date="2024-09-24T04:01:00Z">
          <w:pPr>
            <w:numPr>
              <w:numId w:val="17"/>
            </w:numPr>
            <w:pBdr>
              <w:top w:val="nil"/>
              <w:left w:val="nil"/>
              <w:bottom w:val="nil"/>
              <w:right w:val="nil"/>
              <w:between w:val="nil"/>
            </w:pBdr>
            <w:spacing w:after="0"/>
            <w:ind w:left="720" w:hanging="360"/>
            <w:jc w:val="both"/>
          </w:pPr>
        </w:pPrChange>
      </w:pPr>
      <w:r w:rsidRPr="10741B08">
        <w:rPr>
          <w:rFonts w:asciiTheme="minorHAnsi" w:eastAsiaTheme="minorEastAsia" w:hAnsiTheme="minorHAnsi" w:cstheme="minorBidi"/>
          <w:b/>
          <w:bCs/>
          <w:color w:val="000000" w:themeColor="text1"/>
          <w:rPrChange w:id="189" w:author="Yuribeth Guillermo" w:date="2024-09-24T04:01:00Z">
            <w:rPr>
              <w:b/>
              <w:bCs/>
              <w:color w:val="000000" w:themeColor="text1"/>
            </w:rPr>
          </w:rPrChange>
        </w:rPr>
        <w:t>Gestión de Usuarios y Permisos</w:t>
      </w:r>
    </w:p>
    <w:p w14:paraId="46B29E2C" w14:textId="77777777" w:rsidR="00E75B3E" w:rsidRDefault="001F44FA">
      <w:pPr>
        <w:pBdr>
          <w:top w:val="nil"/>
          <w:left w:val="nil"/>
          <w:bottom w:val="nil"/>
          <w:right w:val="nil"/>
          <w:between w:val="nil"/>
        </w:pBdr>
        <w:spacing w:line="276" w:lineRule="auto"/>
        <w:ind w:left="720"/>
        <w:jc w:val="both"/>
        <w:rPr>
          <w:rFonts w:asciiTheme="minorHAnsi" w:eastAsiaTheme="minorEastAsia" w:hAnsiTheme="minorHAnsi" w:cstheme="minorBidi"/>
          <w:color w:val="000000"/>
          <w:rPrChange w:id="190" w:author="Yuribeth Guillermo" w:date="2024-09-24T04:01:00Z">
            <w:rPr>
              <w:color w:val="000000" w:themeColor="text1"/>
            </w:rPr>
          </w:rPrChange>
        </w:rPr>
        <w:pPrChange w:id="191" w:author="Yuribeth Guillermo" w:date="2024-09-24T04:01:00Z">
          <w:pPr>
            <w:pBdr>
              <w:top w:val="nil"/>
              <w:left w:val="nil"/>
              <w:bottom w:val="nil"/>
              <w:right w:val="nil"/>
              <w:between w:val="nil"/>
            </w:pBdr>
            <w:ind w:left="720"/>
            <w:jc w:val="both"/>
          </w:pPr>
        </w:pPrChange>
      </w:pPr>
      <w:r w:rsidRPr="10741B08">
        <w:rPr>
          <w:rFonts w:asciiTheme="minorHAnsi" w:eastAsiaTheme="minorEastAsia" w:hAnsiTheme="minorHAnsi" w:cstheme="minorBidi"/>
          <w:b/>
          <w:bCs/>
          <w:color w:val="000000" w:themeColor="text1"/>
          <w:rPrChange w:id="192" w:author="Yuribeth Guillermo" w:date="2024-09-24T04:01:00Z">
            <w:rPr>
              <w:b/>
              <w:bCs/>
              <w:color w:val="000000" w:themeColor="text1"/>
            </w:rPr>
          </w:rPrChange>
        </w:rPr>
        <w:t xml:space="preserve">Descripción: </w:t>
      </w:r>
      <w:r w:rsidRPr="10741B08">
        <w:rPr>
          <w:rFonts w:asciiTheme="minorHAnsi" w:eastAsiaTheme="minorEastAsia" w:hAnsiTheme="minorHAnsi" w:cstheme="minorBidi"/>
          <w:color w:val="000000" w:themeColor="text1"/>
          <w:rPrChange w:id="193" w:author="Yuribeth Guillermo" w:date="2024-09-24T04:01:00Z">
            <w:rPr>
              <w:color w:val="000000" w:themeColor="text1"/>
            </w:rPr>
          </w:rPrChange>
        </w:rPr>
        <w:t>Funcionalidad que permita administrar el acceso y las funciones disponibles para diferentes tipos de usuarios.</w:t>
      </w:r>
    </w:p>
    <w:p w14:paraId="46B29E2D" w14:textId="77777777" w:rsidR="00E75B3E" w:rsidRDefault="001F44FA">
      <w:pPr>
        <w:ind w:left="708"/>
        <w:jc w:val="both"/>
      </w:pPr>
      <w:r>
        <w:rPr>
          <w:noProof/>
        </w:rPr>
        <w:drawing>
          <wp:inline distT="114300" distB="114300" distL="114300" distR="114300" wp14:anchorId="46B29E6A" wp14:editId="46B29E6B">
            <wp:extent cx="5399730" cy="685800"/>
            <wp:effectExtent l="0" t="0" r="0" b="0"/>
            <wp:docPr id="20607662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399730" cy="685800"/>
                    </a:xfrm>
                    <a:prstGeom prst="rect">
                      <a:avLst/>
                    </a:prstGeom>
                    <a:ln/>
                  </pic:spPr>
                </pic:pic>
              </a:graphicData>
            </a:graphic>
          </wp:inline>
        </w:drawing>
      </w:r>
    </w:p>
    <w:p w14:paraId="46B29E2E" w14:textId="56C28B9D" w:rsidR="00E75B3E" w:rsidRDefault="00E75B3E" w:rsidP="10741B08">
      <w:pPr>
        <w:ind w:left="1416"/>
        <w:jc w:val="center"/>
      </w:pPr>
    </w:p>
    <w:p w14:paraId="36CC2315" w14:textId="1CB6AA56" w:rsidR="5DA740E9" w:rsidRDefault="5DA740E9" w:rsidP="10741B08">
      <w:pPr>
        <w:ind w:left="1416"/>
        <w:jc w:val="center"/>
      </w:pPr>
      <w:r>
        <w:rPr>
          <w:noProof/>
        </w:rPr>
        <w:drawing>
          <wp:inline distT="0" distB="0" distL="0" distR="0" wp14:anchorId="39168CBE" wp14:editId="5D94CC96">
            <wp:extent cx="4070772" cy="2581275"/>
            <wp:effectExtent l="0" t="0" r="0" b="0"/>
            <wp:docPr id="1670622288" name="Imagen 167062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070772" cy="2581275"/>
                    </a:xfrm>
                    <a:prstGeom prst="rect">
                      <a:avLst/>
                    </a:prstGeom>
                  </pic:spPr>
                </pic:pic>
              </a:graphicData>
            </a:graphic>
          </wp:inline>
        </w:drawing>
      </w:r>
    </w:p>
    <w:p w14:paraId="46B29E2F" w14:textId="77777777" w:rsidR="00E75B3E" w:rsidRDefault="001F44FA">
      <w:pPr>
        <w:ind w:left="1416"/>
        <w:jc w:val="center"/>
      </w:pPr>
      <w:r>
        <w:rPr>
          <w:noProof/>
        </w:rPr>
        <w:drawing>
          <wp:inline distT="114300" distB="114300" distL="114300" distR="114300" wp14:anchorId="46B29E6E" wp14:editId="46B29E6F">
            <wp:extent cx="3815286" cy="2388086"/>
            <wp:effectExtent l="0" t="0" r="0" b="0"/>
            <wp:docPr id="20607662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815286" cy="2388086"/>
                    </a:xfrm>
                    <a:prstGeom prst="rect">
                      <a:avLst/>
                    </a:prstGeom>
                    <a:ln/>
                  </pic:spPr>
                </pic:pic>
              </a:graphicData>
            </a:graphic>
          </wp:inline>
        </w:drawing>
      </w:r>
    </w:p>
    <w:p w14:paraId="46B29E30" w14:textId="77777777" w:rsidR="00E75B3E" w:rsidRDefault="001F44FA">
      <w:pPr>
        <w:ind w:left="1416"/>
        <w:jc w:val="center"/>
      </w:pPr>
      <w:r>
        <w:rPr>
          <w:noProof/>
        </w:rPr>
        <w:drawing>
          <wp:inline distT="114300" distB="114300" distL="114300" distR="114300" wp14:anchorId="46B29E70" wp14:editId="46B29E71">
            <wp:extent cx="3750616" cy="2345792"/>
            <wp:effectExtent l="0" t="0" r="0" b="0"/>
            <wp:docPr id="20607662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750616" cy="2345792"/>
                    </a:xfrm>
                    <a:prstGeom prst="rect">
                      <a:avLst/>
                    </a:prstGeom>
                    <a:ln/>
                  </pic:spPr>
                </pic:pic>
              </a:graphicData>
            </a:graphic>
          </wp:inline>
        </w:drawing>
      </w:r>
    </w:p>
    <w:p w14:paraId="46B29E31" w14:textId="77777777" w:rsidR="00E75B3E" w:rsidRDefault="001F44FA">
      <w:pPr>
        <w:ind w:left="1416"/>
        <w:jc w:val="center"/>
      </w:pPr>
      <w:r>
        <w:rPr>
          <w:noProof/>
        </w:rPr>
        <w:drawing>
          <wp:inline distT="114300" distB="114300" distL="114300" distR="114300" wp14:anchorId="46B29E72" wp14:editId="46B29E73">
            <wp:extent cx="3685338" cy="2301805"/>
            <wp:effectExtent l="0" t="0" r="0" b="0"/>
            <wp:docPr id="20607662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685338" cy="2301805"/>
                    </a:xfrm>
                    <a:prstGeom prst="rect">
                      <a:avLst/>
                    </a:prstGeom>
                    <a:ln/>
                  </pic:spPr>
                </pic:pic>
              </a:graphicData>
            </a:graphic>
          </wp:inline>
        </w:drawing>
      </w:r>
    </w:p>
    <w:p w14:paraId="46B29E32" w14:textId="77777777" w:rsidR="00E75B3E" w:rsidRDefault="001F44FA">
      <w:pPr>
        <w:ind w:left="1416"/>
        <w:jc w:val="center"/>
      </w:pPr>
      <w:r>
        <w:rPr>
          <w:noProof/>
        </w:rPr>
        <w:drawing>
          <wp:inline distT="114300" distB="114300" distL="114300" distR="114300" wp14:anchorId="46B29E74" wp14:editId="46B29E75">
            <wp:extent cx="3791903" cy="2374119"/>
            <wp:effectExtent l="0" t="0" r="0" b="0"/>
            <wp:docPr id="20607662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791903" cy="2374119"/>
                    </a:xfrm>
                    <a:prstGeom prst="rect">
                      <a:avLst/>
                    </a:prstGeom>
                    <a:ln/>
                  </pic:spPr>
                </pic:pic>
              </a:graphicData>
            </a:graphic>
          </wp:inline>
        </w:drawing>
      </w:r>
    </w:p>
    <w:p w14:paraId="46B29E33" w14:textId="77777777" w:rsidR="00E75B3E" w:rsidRDefault="00E75B3E">
      <w:pPr>
        <w:pBdr>
          <w:top w:val="nil"/>
          <w:left w:val="nil"/>
          <w:bottom w:val="nil"/>
          <w:right w:val="nil"/>
          <w:between w:val="nil"/>
        </w:pBdr>
        <w:shd w:val="clear" w:color="auto" w:fill="FFFFFF"/>
        <w:spacing w:after="0"/>
        <w:ind w:left="720"/>
        <w:jc w:val="both"/>
        <w:rPr>
          <w:color w:val="000000"/>
        </w:rPr>
      </w:pPr>
    </w:p>
    <w:p w14:paraId="46B29E34" w14:textId="77777777" w:rsidR="00E75B3E" w:rsidRDefault="001F44FA">
      <w:pPr>
        <w:pStyle w:val="Ttulo3"/>
      </w:pPr>
      <w:bookmarkStart w:id="194" w:name="_heading=h.3dy6vkm" w:colFirst="0" w:colLast="0"/>
      <w:bookmarkEnd w:id="194"/>
      <w:r>
        <w:t>Beneficios</w:t>
      </w:r>
    </w:p>
    <w:p w14:paraId="46B29E35" w14:textId="77777777" w:rsidR="00E75B3E" w:rsidRDefault="00E75B3E">
      <w:pPr>
        <w:spacing w:after="0"/>
      </w:pPr>
    </w:p>
    <w:p w14:paraId="46B29E36" w14:textId="77777777" w:rsidR="00E75B3E" w:rsidRDefault="001F44FA">
      <w:pPr>
        <w:numPr>
          <w:ilvl w:val="0"/>
          <w:numId w:val="6"/>
        </w:numPr>
        <w:pBdr>
          <w:top w:val="nil"/>
          <w:left w:val="nil"/>
          <w:bottom w:val="nil"/>
          <w:right w:val="nil"/>
          <w:between w:val="nil"/>
        </w:pBdr>
        <w:spacing w:after="0" w:line="276" w:lineRule="auto"/>
        <w:jc w:val="both"/>
        <w:rPr>
          <w:b/>
          <w:color w:val="000000"/>
        </w:rPr>
      </w:pPr>
      <w:r>
        <w:rPr>
          <w:b/>
          <w:color w:val="000000"/>
        </w:rPr>
        <w:t xml:space="preserve">Optimización de Recursos: </w:t>
      </w:r>
    </w:p>
    <w:p w14:paraId="46B29E37" w14:textId="77777777" w:rsidR="00E75B3E" w:rsidRDefault="001F44FA">
      <w:pPr>
        <w:numPr>
          <w:ilvl w:val="0"/>
          <w:numId w:val="19"/>
        </w:numPr>
        <w:pBdr>
          <w:top w:val="nil"/>
          <w:left w:val="nil"/>
          <w:bottom w:val="nil"/>
          <w:right w:val="nil"/>
          <w:between w:val="nil"/>
        </w:pBdr>
        <w:spacing w:after="0" w:line="276" w:lineRule="auto"/>
        <w:jc w:val="both"/>
        <w:rPr>
          <w:color w:val="000000"/>
        </w:rPr>
      </w:pPr>
      <w:r>
        <w:rPr>
          <w:b/>
          <w:color w:val="000000"/>
        </w:rPr>
        <w:t xml:space="preserve">Eficiencia en la </w:t>
      </w:r>
      <w:r>
        <w:rPr>
          <w:b/>
        </w:rPr>
        <w:t>Asignación</w:t>
      </w:r>
      <w:r>
        <w:rPr>
          <w:b/>
          <w:color w:val="000000"/>
        </w:rPr>
        <w:t xml:space="preserve"> de Fondos:</w:t>
      </w:r>
      <w:r>
        <w:rPr>
          <w:color w:val="000000"/>
        </w:rPr>
        <w:t xml:space="preserve"> Para una asignación más precisa de recursos financieros y materiales, asegurando que se dirijan a operaciones con mayores beneficios ambientales y sociales para la región.</w:t>
      </w:r>
    </w:p>
    <w:p w14:paraId="46B29E38" w14:textId="77777777" w:rsidR="00E75B3E" w:rsidRDefault="001F44FA">
      <w:pPr>
        <w:numPr>
          <w:ilvl w:val="0"/>
          <w:numId w:val="19"/>
        </w:numPr>
        <w:pBdr>
          <w:top w:val="nil"/>
          <w:left w:val="nil"/>
          <w:bottom w:val="nil"/>
          <w:right w:val="nil"/>
          <w:between w:val="nil"/>
        </w:pBdr>
        <w:spacing w:after="0" w:line="276" w:lineRule="auto"/>
        <w:jc w:val="both"/>
        <w:rPr>
          <w:color w:val="000000"/>
        </w:rPr>
      </w:pPr>
      <w:r>
        <w:rPr>
          <w:b/>
          <w:color w:val="000000"/>
        </w:rPr>
        <w:t>Reducción de Costos:</w:t>
      </w:r>
      <w:r>
        <w:rPr>
          <w:color w:val="000000"/>
        </w:rPr>
        <w:t xml:space="preserve"> Para identificar y evitar operaciones menos eficientes o redundantes, se pueden reducir costos y mejorar el retorno de inversión.</w:t>
      </w:r>
    </w:p>
    <w:p w14:paraId="46B29E39" w14:textId="77777777" w:rsidR="00E75B3E" w:rsidRDefault="001F44FA">
      <w:pPr>
        <w:numPr>
          <w:ilvl w:val="0"/>
          <w:numId w:val="6"/>
        </w:numPr>
        <w:pBdr>
          <w:top w:val="nil"/>
          <w:left w:val="nil"/>
          <w:bottom w:val="nil"/>
          <w:right w:val="nil"/>
          <w:between w:val="nil"/>
        </w:pBdr>
        <w:spacing w:after="0" w:line="276" w:lineRule="auto"/>
        <w:jc w:val="both"/>
        <w:rPr>
          <w:b/>
          <w:color w:val="000000"/>
        </w:rPr>
      </w:pPr>
      <w:r>
        <w:rPr>
          <w:b/>
          <w:color w:val="000000"/>
        </w:rPr>
        <w:t>Incremento en la Eficiencia Operativa:</w:t>
      </w:r>
    </w:p>
    <w:p w14:paraId="46B29E3A" w14:textId="77777777" w:rsidR="00E75B3E" w:rsidRDefault="001F44FA">
      <w:pPr>
        <w:numPr>
          <w:ilvl w:val="0"/>
          <w:numId w:val="18"/>
        </w:numPr>
        <w:pBdr>
          <w:top w:val="nil"/>
          <w:left w:val="nil"/>
          <w:bottom w:val="nil"/>
          <w:right w:val="nil"/>
          <w:between w:val="nil"/>
        </w:pBdr>
        <w:spacing w:after="0" w:line="276" w:lineRule="auto"/>
        <w:jc w:val="both"/>
        <w:rPr>
          <w:color w:val="000000"/>
        </w:rPr>
      </w:pPr>
      <w:r>
        <w:rPr>
          <w:b/>
          <w:color w:val="000000"/>
        </w:rPr>
        <w:t>Procesos Automatizados:</w:t>
      </w:r>
      <w:r>
        <w:rPr>
          <w:color w:val="000000"/>
        </w:rPr>
        <w:t xml:space="preserve"> Agiliza los procesos de registro y evaluación, reduciendo el tiempo necesario para la toma de decisiones.</w:t>
      </w:r>
    </w:p>
    <w:p w14:paraId="46B29E3B" w14:textId="77777777" w:rsidR="00E75B3E" w:rsidRDefault="001F44FA">
      <w:pPr>
        <w:numPr>
          <w:ilvl w:val="0"/>
          <w:numId w:val="18"/>
        </w:numPr>
        <w:pBdr>
          <w:top w:val="nil"/>
          <w:left w:val="nil"/>
          <w:bottom w:val="nil"/>
          <w:right w:val="nil"/>
          <w:between w:val="nil"/>
        </w:pBdr>
        <w:spacing w:after="0" w:line="276" w:lineRule="auto"/>
        <w:jc w:val="both"/>
        <w:rPr>
          <w:color w:val="000000"/>
        </w:rPr>
      </w:pPr>
      <w:r>
        <w:rPr>
          <w:b/>
          <w:color w:val="000000"/>
        </w:rPr>
        <w:t>Menor Burocracia:</w:t>
      </w:r>
      <w:r>
        <w:rPr>
          <w:color w:val="000000"/>
        </w:rPr>
        <w:t xml:space="preserve"> Reduce la burocracia y mejora la agilidad en la gestión de operaciones.</w:t>
      </w:r>
    </w:p>
    <w:p w14:paraId="46B29E3C" w14:textId="77777777" w:rsidR="00E75B3E" w:rsidRDefault="001F44FA">
      <w:pPr>
        <w:numPr>
          <w:ilvl w:val="0"/>
          <w:numId w:val="20"/>
        </w:numPr>
        <w:pBdr>
          <w:top w:val="nil"/>
          <w:left w:val="nil"/>
          <w:bottom w:val="nil"/>
          <w:right w:val="nil"/>
          <w:between w:val="nil"/>
        </w:pBdr>
        <w:spacing w:after="0" w:line="276" w:lineRule="auto"/>
        <w:ind w:left="360"/>
        <w:jc w:val="both"/>
        <w:rPr>
          <w:b/>
          <w:color w:val="000000"/>
        </w:rPr>
      </w:pPr>
      <w:r>
        <w:rPr>
          <w:b/>
          <w:color w:val="000000"/>
        </w:rPr>
        <w:t>Mejora en la Calidad de Decisiones</w:t>
      </w:r>
    </w:p>
    <w:p w14:paraId="46B29E3D" w14:textId="77777777" w:rsidR="00E75B3E" w:rsidRDefault="001F44FA">
      <w:pPr>
        <w:numPr>
          <w:ilvl w:val="0"/>
          <w:numId w:val="14"/>
        </w:numPr>
        <w:pBdr>
          <w:top w:val="nil"/>
          <w:left w:val="nil"/>
          <w:bottom w:val="nil"/>
          <w:right w:val="nil"/>
          <w:between w:val="nil"/>
        </w:pBdr>
        <w:spacing w:after="0" w:line="276" w:lineRule="auto"/>
        <w:jc w:val="both"/>
        <w:rPr>
          <w:color w:val="000000"/>
        </w:rPr>
      </w:pPr>
      <w:r>
        <w:rPr>
          <w:b/>
          <w:color w:val="000000"/>
        </w:rPr>
        <w:t>Datos Precisos y Actualizados:</w:t>
      </w:r>
      <w:r>
        <w:rPr>
          <w:color w:val="000000"/>
        </w:rPr>
        <w:t xml:space="preserve"> Permite tomar decisiones basadas en información fiable y relevante.</w:t>
      </w:r>
    </w:p>
    <w:p w14:paraId="46B29E3E" w14:textId="0464DF1F" w:rsidR="00E75B3E" w:rsidRDefault="001F44FA" w:rsidP="10741B08">
      <w:pPr>
        <w:numPr>
          <w:ilvl w:val="0"/>
          <w:numId w:val="14"/>
        </w:numPr>
        <w:pBdr>
          <w:top w:val="nil"/>
          <w:left w:val="nil"/>
          <w:bottom w:val="nil"/>
          <w:right w:val="nil"/>
          <w:between w:val="nil"/>
        </w:pBdr>
        <w:spacing w:after="0" w:line="276" w:lineRule="auto"/>
        <w:jc w:val="both"/>
        <w:rPr>
          <w:color w:val="000000"/>
        </w:rPr>
      </w:pPr>
      <w:r w:rsidRPr="10741B08">
        <w:rPr>
          <w:b/>
          <w:bCs/>
          <w:color w:val="000000" w:themeColor="text1"/>
        </w:rPr>
        <w:t>Evaluación Integral:</w:t>
      </w:r>
      <w:r w:rsidRPr="10741B08">
        <w:rPr>
          <w:color w:val="000000" w:themeColor="text1"/>
        </w:rPr>
        <w:t xml:space="preserve"> La inclusión de criterios </w:t>
      </w:r>
      <w:r w:rsidR="007B05B8" w:rsidRPr="10741B08">
        <w:rPr>
          <w:color w:val="000000" w:themeColor="text1"/>
        </w:rPr>
        <w:t xml:space="preserve">de </w:t>
      </w:r>
      <w:r w:rsidRPr="10741B08">
        <w:rPr>
          <w:color w:val="000000" w:themeColor="text1"/>
        </w:rPr>
        <w:t xml:space="preserve">fondos e indicadores diversos y la capacidad de análisis avanzado permiten una evaluación más completa de las operaciones </w:t>
      </w:r>
      <w:r w:rsidR="007B05B8" w:rsidRPr="10741B08">
        <w:rPr>
          <w:color w:val="000000" w:themeColor="text1"/>
        </w:rPr>
        <w:t>elegibles</w:t>
      </w:r>
      <w:r w:rsidRPr="10741B08">
        <w:rPr>
          <w:color w:val="000000" w:themeColor="text1"/>
        </w:rPr>
        <w:t>, considerando múltiples aspectos como el impacto ambiental, social y económico.</w:t>
      </w:r>
    </w:p>
    <w:p w14:paraId="46B29E3F" w14:textId="77777777" w:rsidR="00E75B3E" w:rsidRDefault="001F44FA">
      <w:pPr>
        <w:numPr>
          <w:ilvl w:val="0"/>
          <w:numId w:val="7"/>
        </w:numPr>
        <w:pBdr>
          <w:top w:val="nil"/>
          <w:left w:val="nil"/>
          <w:bottom w:val="nil"/>
          <w:right w:val="nil"/>
          <w:between w:val="nil"/>
        </w:pBdr>
        <w:spacing w:after="0" w:line="276" w:lineRule="auto"/>
        <w:ind w:left="360"/>
        <w:jc w:val="both"/>
        <w:rPr>
          <w:b/>
          <w:color w:val="000000"/>
        </w:rPr>
      </w:pPr>
      <w:r>
        <w:rPr>
          <w:b/>
          <w:color w:val="000000"/>
        </w:rPr>
        <w:t>Aumento de la Transparencia y la Rendición de Cuentas</w:t>
      </w:r>
    </w:p>
    <w:p w14:paraId="46B29E40" w14:textId="2F450B1F" w:rsidR="00E75B3E" w:rsidRDefault="001F44FA" w:rsidP="10741B08">
      <w:pPr>
        <w:numPr>
          <w:ilvl w:val="0"/>
          <w:numId w:val="15"/>
        </w:numPr>
        <w:pBdr>
          <w:top w:val="nil"/>
          <w:left w:val="nil"/>
          <w:bottom w:val="nil"/>
          <w:right w:val="nil"/>
          <w:between w:val="nil"/>
        </w:pBdr>
        <w:spacing w:after="0" w:line="276" w:lineRule="auto"/>
        <w:jc w:val="both"/>
        <w:rPr>
          <w:color w:val="000000"/>
        </w:rPr>
      </w:pPr>
      <w:r w:rsidRPr="10741B08">
        <w:rPr>
          <w:b/>
          <w:bCs/>
          <w:color w:val="000000" w:themeColor="text1"/>
        </w:rPr>
        <w:t>Acceso Abierto:</w:t>
      </w:r>
      <w:r w:rsidRPr="10741B08">
        <w:rPr>
          <w:color w:val="000000" w:themeColor="text1"/>
        </w:rPr>
        <w:t xml:space="preserve"> Facilita el acceso a la información sobre las operaciones </w:t>
      </w:r>
      <w:r w:rsidR="00141F98" w:rsidRPr="10741B08">
        <w:rPr>
          <w:color w:val="000000" w:themeColor="text1"/>
        </w:rPr>
        <w:t>elegibles</w:t>
      </w:r>
      <w:r w:rsidRPr="10741B08">
        <w:rPr>
          <w:color w:val="000000" w:themeColor="text1"/>
        </w:rPr>
        <w:t xml:space="preserve">, promoviendo la transparencia y permitiendo a los </w:t>
      </w:r>
      <w:proofErr w:type="spellStart"/>
      <w:r w:rsidRPr="10741B08">
        <w:rPr>
          <w:color w:val="000000" w:themeColor="text1"/>
        </w:rPr>
        <w:t>stakeholders</w:t>
      </w:r>
      <w:proofErr w:type="spellEnd"/>
      <w:r w:rsidRPr="10741B08">
        <w:rPr>
          <w:color w:val="000000" w:themeColor="text1"/>
        </w:rPr>
        <w:t xml:space="preserve"> seguir el progreso y los resultados.</w:t>
      </w:r>
    </w:p>
    <w:p w14:paraId="46B29E41" w14:textId="77777777" w:rsidR="00E75B3E" w:rsidRDefault="001F44FA">
      <w:pPr>
        <w:numPr>
          <w:ilvl w:val="0"/>
          <w:numId w:val="15"/>
        </w:numPr>
        <w:pBdr>
          <w:top w:val="nil"/>
          <w:left w:val="nil"/>
          <w:bottom w:val="nil"/>
          <w:right w:val="nil"/>
          <w:between w:val="nil"/>
        </w:pBdr>
        <w:spacing w:after="0" w:line="276" w:lineRule="auto"/>
        <w:jc w:val="both"/>
        <w:rPr>
          <w:color w:val="000000"/>
        </w:rPr>
      </w:pPr>
      <w:r>
        <w:rPr>
          <w:b/>
          <w:color w:val="000000"/>
        </w:rPr>
        <w:t>Documentación Clara:</w:t>
      </w:r>
      <w:r>
        <w:rPr>
          <w:color w:val="000000"/>
        </w:rPr>
        <w:t xml:space="preserve"> La documentación precisa y accesible ayuda a asegurar que las decisiones sean justificables y basadas en evidencias, aumentando la rendición de cuentas.</w:t>
      </w:r>
    </w:p>
    <w:p w14:paraId="46B29E42" w14:textId="77777777" w:rsidR="00E75B3E" w:rsidRDefault="001F44FA">
      <w:pPr>
        <w:numPr>
          <w:ilvl w:val="0"/>
          <w:numId w:val="10"/>
        </w:numPr>
        <w:pBdr>
          <w:top w:val="nil"/>
          <w:left w:val="nil"/>
          <w:bottom w:val="nil"/>
          <w:right w:val="nil"/>
          <w:between w:val="nil"/>
        </w:pBdr>
        <w:spacing w:after="0" w:line="276" w:lineRule="auto"/>
        <w:ind w:left="360"/>
        <w:jc w:val="both"/>
        <w:rPr>
          <w:b/>
          <w:color w:val="000000"/>
        </w:rPr>
      </w:pPr>
      <w:r>
        <w:rPr>
          <w:b/>
          <w:color w:val="000000"/>
        </w:rPr>
        <w:t>Impulso a la Innovación y la Mejora Continua</w:t>
      </w:r>
    </w:p>
    <w:p w14:paraId="46B29E43" w14:textId="212BF363" w:rsidR="00E75B3E" w:rsidRDefault="001F44FA" w:rsidP="10741B08">
      <w:pPr>
        <w:numPr>
          <w:ilvl w:val="0"/>
          <w:numId w:val="12"/>
        </w:numPr>
        <w:pBdr>
          <w:top w:val="nil"/>
          <w:left w:val="nil"/>
          <w:bottom w:val="nil"/>
          <w:right w:val="nil"/>
          <w:between w:val="nil"/>
        </w:pBdr>
        <w:spacing w:after="0" w:line="276" w:lineRule="auto"/>
        <w:jc w:val="both"/>
        <w:rPr>
          <w:color w:val="000000"/>
        </w:rPr>
      </w:pPr>
      <w:r w:rsidRPr="10741B08">
        <w:rPr>
          <w:b/>
          <w:bCs/>
          <w:color w:val="000000" w:themeColor="text1"/>
        </w:rPr>
        <w:t>Identificación de Oportunidades:</w:t>
      </w:r>
      <w:r w:rsidRPr="10741B08">
        <w:rPr>
          <w:color w:val="000000" w:themeColor="text1"/>
        </w:rPr>
        <w:t xml:space="preserve"> La recopilación y análisis de datos permiten identificar tendencias y oportunidades para la innovación en operaciones </w:t>
      </w:r>
      <w:r w:rsidR="00141F98" w:rsidRPr="10741B08">
        <w:rPr>
          <w:color w:val="000000" w:themeColor="text1"/>
        </w:rPr>
        <w:t>de CAF</w:t>
      </w:r>
      <w:r w:rsidRPr="10741B08">
        <w:rPr>
          <w:color w:val="000000" w:themeColor="text1"/>
        </w:rPr>
        <w:t>.</w:t>
      </w:r>
    </w:p>
    <w:p w14:paraId="46B29E44" w14:textId="77777777" w:rsidR="00E75B3E" w:rsidRDefault="001F44FA">
      <w:pPr>
        <w:numPr>
          <w:ilvl w:val="0"/>
          <w:numId w:val="12"/>
        </w:numPr>
        <w:pBdr>
          <w:top w:val="nil"/>
          <w:left w:val="nil"/>
          <w:bottom w:val="nil"/>
          <w:right w:val="nil"/>
          <w:between w:val="nil"/>
        </w:pBdr>
        <w:spacing w:after="0" w:line="276" w:lineRule="auto"/>
        <w:jc w:val="both"/>
        <w:rPr>
          <w:color w:val="000000"/>
        </w:rPr>
      </w:pPr>
      <w:proofErr w:type="spellStart"/>
      <w:r>
        <w:rPr>
          <w:b/>
          <w:color w:val="000000"/>
        </w:rPr>
        <w:t>Feedback</w:t>
      </w:r>
      <w:proofErr w:type="spellEnd"/>
      <w:r>
        <w:rPr>
          <w:b/>
          <w:color w:val="000000"/>
        </w:rPr>
        <w:t xml:space="preserve"> Constructivo:</w:t>
      </w:r>
      <w:r>
        <w:rPr>
          <w:color w:val="000000"/>
        </w:rPr>
        <w:t xml:space="preserve"> La retroalimentación continua de los </w:t>
      </w:r>
      <w:proofErr w:type="spellStart"/>
      <w:r>
        <w:rPr>
          <w:color w:val="000000"/>
        </w:rPr>
        <w:t>stakeholders</w:t>
      </w:r>
      <w:proofErr w:type="spellEnd"/>
      <w:r>
        <w:rPr>
          <w:color w:val="000000"/>
        </w:rPr>
        <w:t xml:space="preserve"> y la evaluación de resultados facilitan la mejora continua de los procesos y las prácticas.</w:t>
      </w:r>
    </w:p>
    <w:p w14:paraId="46B29E45" w14:textId="77777777" w:rsidR="00E75B3E" w:rsidRDefault="001F44FA">
      <w:pPr>
        <w:numPr>
          <w:ilvl w:val="0"/>
          <w:numId w:val="12"/>
        </w:numPr>
        <w:pBdr>
          <w:top w:val="nil"/>
          <w:left w:val="nil"/>
          <w:bottom w:val="nil"/>
          <w:right w:val="nil"/>
          <w:between w:val="nil"/>
        </w:pBdr>
        <w:spacing w:after="0" w:line="276" w:lineRule="auto"/>
        <w:ind w:left="360"/>
        <w:jc w:val="both"/>
        <w:rPr>
          <w:b/>
          <w:color w:val="000000"/>
        </w:rPr>
      </w:pPr>
      <w:r>
        <w:rPr>
          <w:b/>
          <w:color w:val="000000"/>
        </w:rPr>
        <w:t>Mayor Impacto Ambiental Positivo</w:t>
      </w:r>
    </w:p>
    <w:p w14:paraId="46B29E46" w14:textId="77777777" w:rsidR="00E75B3E" w:rsidRDefault="001F44FA">
      <w:pPr>
        <w:numPr>
          <w:ilvl w:val="0"/>
          <w:numId w:val="13"/>
        </w:numPr>
        <w:pBdr>
          <w:top w:val="nil"/>
          <w:left w:val="nil"/>
          <w:bottom w:val="nil"/>
          <w:right w:val="nil"/>
          <w:between w:val="nil"/>
        </w:pBdr>
        <w:spacing w:after="0" w:line="276" w:lineRule="auto"/>
        <w:jc w:val="both"/>
        <w:rPr>
          <w:color w:val="000000"/>
        </w:rPr>
      </w:pPr>
      <w:r>
        <w:rPr>
          <w:b/>
          <w:color w:val="000000"/>
        </w:rPr>
        <w:t>Proyectos Más Efectivos:</w:t>
      </w:r>
      <w:r>
        <w:rPr>
          <w:color w:val="000000"/>
        </w:rPr>
        <w:t xml:space="preserve"> Con optimizar la selección y gestión de operaciones verdes, se maximiza el impacto positivo en el medio ambiente, como la reducción de emisiones de gases de efecto invernadero y la conservación de recursos naturales.</w:t>
      </w:r>
    </w:p>
    <w:p w14:paraId="46B29E47" w14:textId="77777777" w:rsidR="00E75B3E" w:rsidRDefault="001F44FA">
      <w:pPr>
        <w:numPr>
          <w:ilvl w:val="0"/>
          <w:numId w:val="13"/>
        </w:numPr>
        <w:pBdr>
          <w:top w:val="nil"/>
          <w:left w:val="nil"/>
          <w:bottom w:val="nil"/>
          <w:right w:val="nil"/>
          <w:between w:val="nil"/>
        </w:pBdr>
        <w:spacing w:after="0" w:line="276" w:lineRule="auto"/>
        <w:jc w:val="both"/>
        <w:rPr>
          <w:color w:val="000000"/>
        </w:rPr>
      </w:pPr>
      <w:r>
        <w:rPr>
          <w:b/>
          <w:color w:val="000000"/>
        </w:rPr>
        <w:t>Cumplimiento de Objetivos Ambientales:</w:t>
      </w:r>
      <w:r>
        <w:rPr>
          <w:color w:val="000000"/>
        </w:rPr>
        <w:t xml:space="preserve"> Asegura que las operaciones verdes contribuyan eficazmente al cumplimiento de metas y objetivos ambientales a nivel regional.</w:t>
      </w:r>
    </w:p>
    <w:p w14:paraId="46B29E48" w14:textId="77777777" w:rsidR="00E75B3E" w:rsidRDefault="001F44FA">
      <w:pPr>
        <w:numPr>
          <w:ilvl w:val="0"/>
          <w:numId w:val="11"/>
        </w:numPr>
        <w:pBdr>
          <w:top w:val="nil"/>
          <w:left w:val="nil"/>
          <w:bottom w:val="nil"/>
          <w:right w:val="nil"/>
          <w:between w:val="nil"/>
        </w:pBdr>
        <w:spacing w:after="0" w:line="276" w:lineRule="auto"/>
        <w:ind w:left="360"/>
        <w:jc w:val="both"/>
        <w:rPr>
          <w:b/>
          <w:color w:val="000000"/>
        </w:rPr>
      </w:pPr>
      <w:r>
        <w:rPr>
          <w:b/>
          <w:color w:val="000000"/>
        </w:rPr>
        <w:t>Cumplimiento Regulatorio y Normativo</w:t>
      </w:r>
    </w:p>
    <w:p w14:paraId="46B29E49" w14:textId="77777777" w:rsidR="00E75B3E" w:rsidRDefault="001F44FA">
      <w:pPr>
        <w:numPr>
          <w:ilvl w:val="0"/>
          <w:numId w:val="8"/>
        </w:numPr>
        <w:pBdr>
          <w:top w:val="nil"/>
          <w:left w:val="nil"/>
          <w:bottom w:val="nil"/>
          <w:right w:val="nil"/>
          <w:between w:val="nil"/>
        </w:pBdr>
        <w:spacing w:after="0" w:line="276" w:lineRule="auto"/>
        <w:jc w:val="both"/>
        <w:rPr>
          <w:color w:val="000000"/>
        </w:rPr>
      </w:pPr>
      <w:r>
        <w:rPr>
          <w:b/>
          <w:color w:val="000000"/>
        </w:rPr>
        <w:t xml:space="preserve">Alineación con Políticas: </w:t>
      </w:r>
      <w:r>
        <w:rPr>
          <w:color w:val="000000"/>
        </w:rPr>
        <w:t>Asegura que las operaciones cumplan con las normativas y regulaciones ambientales de cada país miembro de la CAF, además de las internacionales, evitando problemas legales y promoviendo buenas prácticas alineadas con el resto del mundo.</w:t>
      </w:r>
    </w:p>
    <w:p w14:paraId="46B29E4A" w14:textId="77777777" w:rsidR="00E75B3E" w:rsidRDefault="001F44FA">
      <w:pPr>
        <w:numPr>
          <w:ilvl w:val="0"/>
          <w:numId w:val="8"/>
        </w:numPr>
        <w:pBdr>
          <w:top w:val="nil"/>
          <w:left w:val="nil"/>
          <w:bottom w:val="nil"/>
          <w:right w:val="nil"/>
          <w:between w:val="nil"/>
        </w:pBdr>
        <w:spacing w:after="0" w:line="276" w:lineRule="auto"/>
        <w:jc w:val="both"/>
        <w:rPr>
          <w:color w:val="000000"/>
        </w:rPr>
      </w:pPr>
      <w:r>
        <w:rPr>
          <w:b/>
          <w:color w:val="000000"/>
        </w:rPr>
        <w:t>Auditoría y Control:</w:t>
      </w:r>
      <w:r>
        <w:rPr>
          <w:color w:val="000000"/>
        </w:rPr>
        <w:t xml:space="preserve"> Facilita la auditoría y el control para garantizar el cumplimiento y la correcta ejecución de las operaciones.</w:t>
      </w:r>
    </w:p>
    <w:p w14:paraId="46B29E4B" w14:textId="77777777" w:rsidR="00E75B3E" w:rsidRDefault="00E75B3E">
      <w:pPr>
        <w:pBdr>
          <w:top w:val="nil"/>
          <w:left w:val="nil"/>
          <w:bottom w:val="nil"/>
          <w:right w:val="nil"/>
          <w:between w:val="nil"/>
        </w:pBdr>
        <w:spacing w:after="0"/>
        <w:ind w:left="720"/>
        <w:jc w:val="both"/>
        <w:rPr>
          <w:color w:val="000000"/>
        </w:rPr>
      </w:pPr>
    </w:p>
    <w:p w14:paraId="46B29E4C" w14:textId="77777777" w:rsidR="00E75B3E" w:rsidRDefault="001F44FA">
      <w:pPr>
        <w:pStyle w:val="Ttulo3"/>
      </w:pPr>
      <w:bookmarkStart w:id="195" w:name="_heading=h.1t3h5sf" w:colFirst="0" w:colLast="0"/>
      <w:bookmarkEnd w:id="195"/>
      <w:r>
        <w:t>Limitaciones del proyecto</w:t>
      </w:r>
    </w:p>
    <w:p w14:paraId="46B29E4D" w14:textId="77777777" w:rsidR="00E75B3E" w:rsidRDefault="00E75B3E">
      <w:pPr>
        <w:pBdr>
          <w:top w:val="nil"/>
          <w:left w:val="nil"/>
          <w:bottom w:val="nil"/>
          <w:right w:val="nil"/>
          <w:between w:val="nil"/>
        </w:pBdr>
        <w:spacing w:after="0" w:line="276" w:lineRule="auto"/>
        <w:jc w:val="both"/>
        <w:rPr>
          <w:color w:val="000000"/>
        </w:rPr>
      </w:pPr>
    </w:p>
    <w:p w14:paraId="46B29E4E" w14:textId="77777777" w:rsidR="00E75B3E" w:rsidRDefault="001F44FA" w:rsidP="10741B08">
      <w:pPr>
        <w:numPr>
          <w:ilvl w:val="0"/>
          <w:numId w:val="20"/>
        </w:numPr>
        <w:pBdr>
          <w:top w:val="nil"/>
          <w:left w:val="nil"/>
          <w:bottom w:val="nil"/>
          <w:right w:val="nil"/>
          <w:between w:val="nil"/>
        </w:pBdr>
        <w:spacing w:after="0" w:line="276" w:lineRule="auto"/>
        <w:rPr>
          <w:color w:val="000000"/>
        </w:rPr>
      </w:pPr>
      <w:r w:rsidRPr="10741B08">
        <w:rPr>
          <w:b/>
          <w:bCs/>
          <w:color w:val="000000" w:themeColor="text1"/>
        </w:rPr>
        <w:t>Información fragmentada:</w:t>
      </w:r>
      <w:r w:rsidRPr="10741B08">
        <w:rPr>
          <w:color w:val="000000" w:themeColor="text1"/>
        </w:rPr>
        <w:t xml:space="preserve"> Datos dispersos en múltiples fuentes dificultan una visión holística.</w:t>
      </w:r>
    </w:p>
    <w:p w14:paraId="46B29E4F" w14:textId="77777777" w:rsidR="00E75B3E" w:rsidRDefault="001F44FA" w:rsidP="10741B08">
      <w:pPr>
        <w:numPr>
          <w:ilvl w:val="0"/>
          <w:numId w:val="20"/>
        </w:numPr>
        <w:pBdr>
          <w:top w:val="nil"/>
          <w:left w:val="nil"/>
          <w:bottom w:val="nil"/>
          <w:right w:val="nil"/>
          <w:between w:val="nil"/>
        </w:pBdr>
        <w:spacing w:after="0" w:line="276" w:lineRule="auto"/>
        <w:rPr>
          <w:color w:val="000000"/>
        </w:rPr>
      </w:pPr>
      <w:r w:rsidRPr="10741B08">
        <w:rPr>
          <w:b/>
          <w:bCs/>
          <w:color w:val="000000" w:themeColor="text1"/>
        </w:rPr>
        <w:t>Dificultad en la visualización:</w:t>
      </w:r>
      <w:r w:rsidRPr="10741B08">
        <w:rPr>
          <w:color w:val="000000" w:themeColor="text1"/>
        </w:rPr>
        <w:t xml:space="preserve"> Datos complejos no se presentan de forma intuitiva para los usuarios.</w:t>
      </w:r>
    </w:p>
    <w:p w14:paraId="46B29E50" w14:textId="77777777" w:rsidR="00E75B3E" w:rsidRDefault="001F44FA" w:rsidP="10741B08">
      <w:pPr>
        <w:numPr>
          <w:ilvl w:val="0"/>
          <w:numId w:val="20"/>
        </w:numPr>
        <w:pBdr>
          <w:top w:val="nil"/>
          <w:left w:val="nil"/>
          <w:bottom w:val="nil"/>
          <w:right w:val="nil"/>
          <w:between w:val="nil"/>
        </w:pBdr>
        <w:spacing w:after="0" w:line="276" w:lineRule="auto"/>
        <w:rPr>
          <w:color w:val="000000"/>
        </w:rPr>
      </w:pPr>
      <w:r w:rsidRPr="10741B08">
        <w:rPr>
          <w:b/>
          <w:bCs/>
          <w:color w:val="000000" w:themeColor="text1"/>
        </w:rPr>
        <w:t>Limitaciones en la predicción:</w:t>
      </w:r>
      <w:r w:rsidRPr="10741B08">
        <w:rPr>
          <w:color w:val="000000" w:themeColor="text1"/>
        </w:rPr>
        <w:t xml:space="preserve"> Ausencia de herramientas para anticipar resultados futuros.</w:t>
      </w:r>
    </w:p>
    <w:p w14:paraId="46B29E51" w14:textId="77777777" w:rsidR="00E75B3E" w:rsidRDefault="00E75B3E">
      <w:pPr>
        <w:pBdr>
          <w:top w:val="nil"/>
          <w:left w:val="nil"/>
          <w:bottom w:val="nil"/>
          <w:right w:val="nil"/>
          <w:between w:val="nil"/>
        </w:pBdr>
        <w:spacing w:after="0"/>
        <w:ind w:left="720"/>
        <w:rPr>
          <w:color w:val="000000"/>
        </w:rPr>
      </w:pPr>
    </w:p>
    <w:p w14:paraId="46B29E52" w14:textId="77777777" w:rsidR="00E75B3E" w:rsidRDefault="001F44FA">
      <w:pPr>
        <w:pStyle w:val="Ttulo3"/>
      </w:pPr>
      <w:bookmarkStart w:id="196" w:name="_heading=h.4d34og8" w:colFirst="0" w:colLast="0"/>
      <w:bookmarkEnd w:id="196"/>
      <w:r>
        <w:t>Usuarios Finales</w:t>
      </w:r>
    </w:p>
    <w:p w14:paraId="46B29E53" w14:textId="77777777" w:rsidR="00E75B3E" w:rsidRDefault="00E75B3E">
      <w:pPr>
        <w:pBdr>
          <w:top w:val="nil"/>
          <w:left w:val="nil"/>
          <w:bottom w:val="nil"/>
          <w:right w:val="nil"/>
          <w:between w:val="nil"/>
        </w:pBdr>
        <w:spacing w:after="0" w:line="276" w:lineRule="auto"/>
        <w:jc w:val="both"/>
        <w:rPr>
          <w:color w:val="000000"/>
        </w:rPr>
      </w:pPr>
    </w:p>
    <w:p w14:paraId="46B29E54" w14:textId="033EFBEA" w:rsidR="00E75B3E" w:rsidRDefault="00542396">
      <w:pPr>
        <w:numPr>
          <w:ilvl w:val="0"/>
          <w:numId w:val="20"/>
        </w:numPr>
        <w:pBdr>
          <w:top w:val="nil"/>
          <w:left w:val="nil"/>
          <w:bottom w:val="nil"/>
          <w:right w:val="nil"/>
          <w:between w:val="nil"/>
        </w:pBdr>
        <w:shd w:val="clear" w:color="auto" w:fill="FFFFFF" w:themeFill="background1"/>
        <w:spacing w:after="0" w:line="276" w:lineRule="auto"/>
        <w:jc w:val="both"/>
        <w:rPr>
          <w:rFonts w:ascii="Calibri" w:eastAsia="Calibri" w:hAnsi="Calibri" w:cs="Calibri"/>
          <w:color w:val="000000"/>
        </w:rPr>
        <w:pPrChange w:id="197" w:author="Yuribeth Guillermo" w:date="2024-09-24T04:02:00Z">
          <w:pPr>
            <w:numPr>
              <w:numId w:val="20"/>
            </w:numPr>
            <w:pBdr>
              <w:top w:val="nil"/>
              <w:left w:val="nil"/>
              <w:bottom w:val="nil"/>
              <w:right w:val="nil"/>
              <w:between w:val="nil"/>
            </w:pBdr>
            <w:shd w:val="clear" w:color="auto" w:fill="FFFFFF" w:themeFill="background1"/>
            <w:spacing w:after="0"/>
            <w:ind w:left="720" w:hanging="360"/>
            <w:jc w:val="both"/>
          </w:pPr>
        </w:pPrChange>
      </w:pPr>
      <w:r>
        <w:t xml:space="preserve">Directora Gloria Gamero, Ejecutivo </w:t>
      </w:r>
      <w:r w:rsidR="001F44FA">
        <w:t xml:space="preserve">Matías </w:t>
      </w:r>
      <w:proofErr w:type="spellStart"/>
      <w:r w:rsidR="001F44FA">
        <w:t>Angeles</w:t>
      </w:r>
      <w:proofErr w:type="spellEnd"/>
      <w:r w:rsidR="001F44FA">
        <w:t xml:space="preserve">, </w:t>
      </w:r>
      <w:r w:rsidR="001F44FA" w:rsidRPr="10741B08">
        <w:rPr>
          <w:color w:val="000000" w:themeColor="text1"/>
        </w:rPr>
        <w:t>DMAF (Dirección de Movilización y Alianzas Financieras) y demás áreas relacionadas.</w:t>
      </w:r>
    </w:p>
    <w:p w14:paraId="46B29E55" w14:textId="77777777" w:rsidR="00E75B3E" w:rsidRDefault="00E75B3E">
      <w:pPr>
        <w:pBdr>
          <w:top w:val="nil"/>
          <w:left w:val="nil"/>
          <w:bottom w:val="nil"/>
          <w:right w:val="nil"/>
          <w:between w:val="nil"/>
        </w:pBdr>
        <w:spacing w:line="276" w:lineRule="auto"/>
        <w:ind w:left="1418"/>
        <w:jc w:val="both"/>
        <w:rPr>
          <w:color w:val="000000"/>
        </w:rPr>
      </w:pPr>
    </w:p>
    <w:p w14:paraId="46B29E56" w14:textId="77777777" w:rsidR="00E75B3E" w:rsidRDefault="001F44FA">
      <w:pPr>
        <w:pStyle w:val="Ttulo2"/>
      </w:pPr>
      <w:bookmarkStart w:id="198" w:name="_heading=h.2s8eyo1"/>
      <w:bookmarkEnd w:id="198"/>
      <w:r w:rsidRPr="10741B08">
        <w:rPr>
          <w:rPrChange w:id="199" w:author="Yuribeth Guillermo" w:date="2024-09-24T05:32:00Z">
            <w:rPr>
              <w:highlight w:val="yellow"/>
            </w:rPr>
          </w:rPrChange>
        </w:rPr>
        <w:t>Consideraciones</w:t>
      </w:r>
    </w:p>
    <w:p w14:paraId="46B29E57" w14:textId="77777777" w:rsidR="00E75B3E" w:rsidRDefault="001F44FA">
      <w:pPr>
        <w:numPr>
          <w:ilvl w:val="0"/>
          <w:numId w:val="9"/>
        </w:numPr>
        <w:pBdr>
          <w:top w:val="nil"/>
          <w:left w:val="nil"/>
          <w:bottom w:val="nil"/>
          <w:right w:val="nil"/>
          <w:between w:val="nil"/>
        </w:pBdr>
        <w:spacing w:before="240" w:after="0" w:line="276" w:lineRule="auto"/>
        <w:jc w:val="both"/>
        <w:rPr>
          <w:color w:val="000000"/>
        </w:rPr>
      </w:pPr>
      <w:r>
        <w:rPr>
          <w:color w:val="000000"/>
        </w:rPr>
        <w:t>Políticas de acceso y permisos.</w:t>
      </w:r>
    </w:p>
    <w:p w14:paraId="46B29E58" w14:textId="77777777" w:rsidR="00E75B3E" w:rsidRDefault="001F44FA">
      <w:pPr>
        <w:numPr>
          <w:ilvl w:val="0"/>
          <w:numId w:val="9"/>
        </w:numPr>
        <w:pBdr>
          <w:top w:val="nil"/>
          <w:left w:val="nil"/>
          <w:bottom w:val="nil"/>
          <w:right w:val="nil"/>
          <w:between w:val="nil"/>
        </w:pBdr>
        <w:spacing w:after="0" w:line="276" w:lineRule="auto"/>
        <w:jc w:val="both"/>
        <w:rPr>
          <w:color w:val="000000"/>
        </w:rPr>
      </w:pPr>
      <w:r>
        <w:rPr>
          <w:color w:val="000000"/>
        </w:rPr>
        <w:t>Validaciones de datos.</w:t>
      </w:r>
    </w:p>
    <w:p w14:paraId="46B29E59" w14:textId="77777777" w:rsidR="00E75B3E" w:rsidRDefault="001F44FA">
      <w:pPr>
        <w:numPr>
          <w:ilvl w:val="0"/>
          <w:numId w:val="9"/>
        </w:numPr>
        <w:pBdr>
          <w:top w:val="nil"/>
          <w:left w:val="nil"/>
          <w:bottom w:val="nil"/>
          <w:right w:val="nil"/>
          <w:between w:val="nil"/>
        </w:pBdr>
        <w:spacing w:after="0" w:line="276" w:lineRule="auto"/>
        <w:jc w:val="both"/>
        <w:rPr>
          <w:color w:val="000000"/>
        </w:rPr>
        <w:pPrChange w:id="200" w:author="Yuribeth Guillermo" w:date="2024-09-24T04:02:00Z">
          <w:pPr>
            <w:numPr>
              <w:numId w:val="9"/>
            </w:numPr>
            <w:pBdr>
              <w:top w:val="nil"/>
              <w:left w:val="nil"/>
              <w:bottom w:val="nil"/>
              <w:right w:val="nil"/>
              <w:between w:val="nil"/>
            </w:pBdr>
            <w:spacing w:after="0"/>
            <w:ind w:left="720" w:hanging="360"/>
            <w:jc w:val="both"/>
          </w:pPr>
        </w:pPrChange>
      </w:pPr>
      <w:r w:rsidRPr="10741B08">
        <w:rPr>
          <w:color w:val="000000" w:themeColor="text1"/>
        </w:rPr>
        <w:t>Consideraciones de infraestructura (reglas de recursos como nombramientos).</w:t>
      </w:r>
    </w:p>
    <w:p w14:paraId="46B29E5A" w14:textId="77777777" w:rsidR="00E75B3E" w:rsidRDefault="001F44FA">
      <w:pPr>
        <w:numPr>
          <w:ilvl w:val="0"/>
          <w:numId w:val="9"/>
        </w:numPr>
        <w:pBdr>
          <w:top w:val="nil"/>
          <w:left w:val="nil"/>
          <w:bottom w:val="nil"/>
          <w:right w:val="nil"/>
          <w:between w:val="nil"/>
        </w:pBdr>
        <w:spacing w:after="0" w:line="276" w:lineRule="auto"/>
        <w:jc w:val="both"/>
        <w:rPr>
          <w:color w:val="000000"/>
        </w:rPr>
        <w:pPrChange w:id="201" w:author="Yuribeth Guillermo" w:date="2024-09-24T04:02:00Z">
          <w:pPr>
            <w:numPr>
              <w:numId w:val="9"/>
            </w:numPr>
            <w:pBdr>
              <w:top w:val="nil"/>
              <w:left w:val="nil"/>
              <w:bottom w:val="nil"/>
              <w:right w:val="nil"/>
              <w:between w:val="nil"/>
            </w:pBdr>
            <w:spacing w:after="0"/>
            <w:ind w:left="720" w:hanging="360"/>
            <w:jc w:val="both"/>
          </w:pPr>
        </w:pPrChange>
      </w:pPr>
      <w:r w:rsidRPr="10741B08">
        <w:rPr>
          <w:color w:val="000000" w:themeColor="text1"/>
        </w:rPr>
        <w:t>Consideraciones de reglas de negocio.</w:t>
      </w:r>
    </w:p>
    <w:p w14:paraId="46B29E5B" w14:textId="79E07521" w:rsidR="00E75B3E" w:rsidRDefault="001F44FA" w:rsidP="10741B08">
      <w:pPr>
        <w:numPr>
          <w:ilvl w:val="0"/>
          <w:numId w:val="9"/>
        </w:numPr>
        <w:pBdr>
          <w:top w:val="nil"/>
          <w:left w:val="nil"/>
          <w:bottom w:val="nil"/>
          <w:right w:val="nil"/>
          <w:between w:val="nil"/>
        </w:pBdr>
        <w:spacing w:after="0" w:line="276" w:lineRule="auto"/>
        <w:jc w:val="both"/>
      </w:pPr>
      <w:r>
        <w:t xml:space="preserve">La iniciativa requiere datos sobre las </w:t>
      </w:r>
      <w:r w:rsidR="00CA15F3">
        <w:t xml:space="preserve">facilidades de crédito vigentes </w:t>
      </w:r>
      <w:r>
        <w:t>que maneja la Dirección de Movilización y Alianzas Financieras.</w:t>
      </w:r>
    </w:p>
    <w:p w14:paraId="46B29E5C" w14:textId="61CAA11F" w:rsidR="00E75B3E" w:rsidRDefault="001F44FA" w:rsidP="10741B08">
      <w:pPr>
        <w:numPr>
          <w:ilvl w:val="0"/>
          <w:numId w:val="9"/>
        </w:numPr>
        <w:pBdr>
          <w:top w:val="nil"/>
          <w:left w:val="nil"/>
          <w:bottom w:val="nil"/>
          <w:right w:val="nil"/>
          <w:between w:val="nil"/>
        </w:pBdr>
        <w:spacing w:after="0" w:line="276" w:lineRule="auto"/>
        <w:jc w:val="both"/>
      </w:pPr>
      <w:r>
        <w:t xml:space="preserve">Se </w:t>
      </w:r>
      <w:r w:rsidR="323DD8F5">
        <w:t>deben</w:t>
      </w:r>
      <w:r>
        <w:t xml:space="preserve"> cargar documentos que estén escaneados.</w:t>
      </w:r>
    </w:p>
    <w:p w14:paraId="46B29E5D" w14:textId="77777777" w:rsidR="00E75B3E" w:rsidRPr="00557DC1" w:rsidRDefault="001F44FA">
      <w:pPr>
        <w:numPr>
          <w:ilvl w:val="0"/>
          <w:numId w:val="9"/>
        </w:numPr>
        <w:pBdr>
          <w:top w:val="nil"/>
          <w:left w:val="nil"/>
          <w:bottom w:val="nil"/>
          <w:right w:val="nil"/>
          <w:between w:val="nil"/>
        </w:pBdr>
        <w:spacing w:after="0" w:line="276" w:lineRule="auto"/>
        <w:jc w:val="both"/>
        <w:rPr>
          <w:highlight w:val="yellow"/>
        </w:rPr>
      </w:pPr>
      <w:r w:rsidRPr="00557DC1">
        <w:rPr>
          <w:highlight w:val="yellow"/>
        </w:rPr>
        <w:t>Se requiere definir y establecer los criterios de elegibilidad.</w:t>
      </w:r>
    </w:p>
    <w:p w14:paraId="46B29E5E" w14:textId="77777777" w:rsidR="00E75B3E" w:rsidRDefault="001F44FA">
      <w:pPr>
        <w:numPr>
          <w:ilvl w:val="0"/>
          <w:numId w:val="9"/>
        </w:numPr>
        <w:pBdr>
          <w:top w:val="nil"/>
          <w:left w:val="nil"/>
          <w:bottom w:val="nil"/>
          <w:right w:val="nil"/>
          <w:between w:val="nil"/>
        </w:pBdr>
        <w:spacing w:after="0" w:line="276" w:lineRule="auto"/>
        <w:jc w:val="both"/>
        <w:rPr>
          <w:highlight w:val="yellow"/>
        </w:rPr>
      </w:pPr>
      <w:r w:rsidRPr="00557DC1">
        <w:rPr>
          <w:highlight w:val="yellow"/>
        </w:rPr>
        <w:t>Una de las fuentes de datos es el portal de negocio CAF.</w:t>
      </w:r>
    </w:p>
    <w:p w14:paraId="6EEBC9FD" w14:textId="377F8ADD" w:rsidR="00E6293E" w:rsidRDefault="00E6293E">
      <w:pPr>
        <w:numPr>
          <w:ilvl w:val="0"/>
          <w:numId w:val="9"/>
        </w:numPr>
        <w:pBdr>
          <w:top w:val="nil"/>
          <w:left w:val="nil"/>
          <w:bottom w:val="nil"/>
          <w:right w:val="nil"/>
          <w:between w:val="nil"/>
        </w:pBdr>
        <w:spacing w:after="0" w:line="276" w:lineRule="auto"/>
        <w:jc w:val="both"/>
        <w:rPr>
          <w:highlight w:val="yellow"/>
        </w:rPr>
      </w:pPr>
      <w:r>
        <w:rPr>
          <w:highlight w:val="yellow"/>
        </w:rPr>
        <w:t>Se requiere las siguientes opciones para el envío de correo:</w:t>
      </w:r>
    </w:p>
    <w:p w14:paraId="132E6F31" w14:textId="32CF894B" w:rsidR="00E6293E" w:rsidRPr="00E6293E" w:rsidRDefault="00E6293E" w:rsidP="00E6293E">
      <w:pPr>
        <w:numPr>
          <w:ilvl w:val="1"/>
          <w:numId w:val="9"/>
        </w:numPr>
        <w:pBdr>
          <w:top w:val="nil"/>
          <w:left w:val="nil"/>
          <w:bottom w:val="nil"/>
          <w:right w:val="nil"/>
          <w:between w:val="nil"/>
        </w:pBdr>
        <w:spacing w:after="0" w:line="276" w:lineRule="auto"/>
        <w:jc w:val="both"/>
        <w:rPr>
          <w:b/>
          <w:bCs/>
          <w:highlight w:val="yellow"/>
        </w:rPr>
      </w:pPr>
      <w:r w:rsidRPr="00E6293E">
        <w:rPr>
          <w:b/>
          <w:bCs/>
          <w:highlight w:val="yellow"/>
        </w:rPr>
        <w:t>OPCIÓN 1:</w:t>
      </w:r>
      <w:r>
        <w:rPr>
          <w:b/>
          <w:bCs/>
          <w:highlight w:val="yellow"/>
        </w:rPr>
        <w:t xml:space="preserve"> </w:t>
      </w:r>
      <w:hyperlink r:id="rId22" w:history="1">
        <w:r w:rsidRPr="00F72A32">
          <w:rPr>
            <w:rStyle w:val="Hipervnculo"/>
            <w:highlight w:val="yellow"/>
          </w:rPr>
          <w:t>alianzas@caf.com</w:t>
        </w:r>
      </w:hyperlink>
      <w:r w:rsidRPr="00E6293E">
        <w:rPr>
          <w:highlight w:val="yellow"/>
        </w:rPr>
        <w:t xml:space="preserve"> </w:t>
      </w:r>
      <w:proofErr w:type="spellStart"/>
      <w:r w:rsidRPr="00E6293E">
        <w:rPr>
          <w:highlight w:val="yellow"/>
        </w:rPr>
        <w:t>cc.</w:t>
      </w:r>
      <w:proofErr w:type="spellEnd"/>
      <w:r w:rsidRPr="00E6293E">
        <w:rPr>
          <w:highlight w:val="yellow"/>
        </w:rPr>
        <w:t xml:space="preserve"> Gloria Gamero, Héctor Acurio (externo) y Alejandro </w:t>
      </w:r>
      <w:proofErr w:type="spellStart"/>
      <w:r w:rsidRPr="00E6293E">
        <w:rPr>
          <w:highlight w:val="yellow"/>
        </w:rPr>
        <w:t>Aspron</w:t>
      </w:r>
      <w:proofErr w:type="spellEnd"/>
      <w:r w:rsidRPr="00E6293E">
        <w:rPr>
          <w:highlight w:val="yellow"/>
        </w:rPr>
        <w:t xml:space="preserve"> (pasante)</w:t>
      </w:r>
    </w:p>
    <w:p w14:paraId="632B9176" w14:textId="242D0E79" w:rsidR="00E6293E" w:rsidRPr="00E6293E" w:rsidRDefault="00E6293E" w:rsidP="00E6293E">
      <w:pPr>
        <w:numPr>
          <w:ilvl w:val="1"/>
          <w:numId w:val="9"/>
        </w:numPr>
        <w:pBdr>
          <w:top w:val="nil"/>
          <w:left w:val="nil"/>
          <w:bottom w:val="nil"/>
          <w:right w:val="nil"/>
          <w:between w:val="nil"/>
        </w:pBdr>
        <w:spacing w:after="0" w:line="276" w:lineRule="auto"/>
        <w:jc w:val="both"/>
        <w:rPr>
          <w:highlight w:val="yellow"/>
        </w:rPr>
      </w:pPr>
      <w:r w:rsidRPr="00E6293E">
        <w:rPr>
          <w:highlight w:val="yellow"/>
        </w:rPr>
        <w:t> </w:t>
      </w:r>
      <w:r w:rsidRPr="00E6293E">
        <w:rPr>
          <w:b/>
          <w:bCs/>
          <w:highlight w:val="yellow"/>
        </w:rPr>
        <w:t>OPCIÓN 2:</w:t>
      </w:r>
      <w:r>
        <w:rPr>
          <w:highlight w:val="yellow"/>
        </w:rPr>
        <w:t xml:space="preserve"> </w:t>
      </w:r>
      <w:r w:rsidRPr="00E6293E">
        <w:rPr>
          <w:highlight w:val="yellow"/>
        </w:rPr>
        <w:t xml:space="preserve">Luis Calle, Fabiola Briceño, Pedro Riera, Leonardo </w:t>
      </w:r>
      <w:proofErr w:type="spellStart"/>
      <w:r w:rsidRPr="00E6293E">
        <w:rPr>
          <w:highlight w:val="yellow"/>
        </w:rPr>
        <w:t>Leao</w:t>
      </w:r>
      <w:proofErr w:type="spellEnd"/>
      <w:r w:rsidRPr="00E6293E">
        <w:rPr>
          <w:highlight w:val="yellow"/>
        </w:rPr>
        <w:t xml:space="preserve">, Rafael Hoyuela, María Lahore, </w:t>
      </w:r>
      <w:proofErr w:type="spellStart"/>
      <w:r w:rsidRPr="00E6293E">
        <w:rPr>
          <w:highlight w:val="yellow"/>
        </w:rPr>
        <w:t>Matias</w:t>
      </w:r>
      <w:proofErr w:type="spellEnd"/>
      <w:r w:rsidRPr="00E6293E">
        <w:rPr>
          <w:highlight w:val="yellow"/>
        </w:rPr>
        <w:t xml:space="preserve"> </w:t>
      </w:r>
      <w:proofErr w:type="spellStart"/>
      <w:r w:rsidRPr="00E6293E">
        <w:rPr>
          <w:highlight w:val="yellow"/>
        </w:rPr>
        <w:t>Angeles</w:t>
      </w:r>
      <w:proofErr w:type="spellEnd"/>
      <w:r w:rsidRPr="00E6293E">
        <w:rPr>
          <w:highlight w:val="yellow"/>
        </w:rPr>
        <w:t xml:space="preserve">, Erika Rivero, Héctor Acurio (externo) y Alejandro </w:t>
      </w:r>
      <w:proofErr w:type="spellStart"/>
      <w:r w:rsidRPr="00E6293E">
        <w:rPr>
          <w:highlight w:val="yellow"/>
        </w:rPr>
        <w:t>Aspron</w:t>
      </w:r>
      <w:proofErr w:type="spellEnd"/>
      <w:r w:rsidRPr="00E6293E">
        <w:rPr>
          <w:highlight w:val="yellow"/>
        </w:rPr>
        <w:t xml:space="preserve"> (pasante) </w:t>
      </w:r>
      <w:proofErr w:type="spellStart"/>
      <w:r w:rsidRPr="00E6293E">
        <w:rPr>
          <w:highlight w:val="yellow"/>
        </w:rPr>
        <w:t>cc.</w:t>
      </w:r>
      <w:proofErr w:type="spellEnd"/>
      <w:r w:rsidRPr="00E6293E">
        <w:rPr>
          <w:highlight w:val="yellow"/>
        </w:rPr>
        <w:t xml:space="preserve"> Gloria Gamero</w:t>
      </w:r>
    </w:p>
    <w:p w14:paraId="7C07F86B" w14:textId="77777777" w:rsidR="00E6293E" w:rsidRPr="00557DC1" w:rsidRDefault="00E6293E" w:rsidP="00E6293E">
      <w:pPr>
        <w:pBdr>
          <w:top w:val="nil"/>
          <w:left w:val="nil"/>
          <w:bottom w:val="nil"/>
          <w:right w:val="nil"/>
          <w:between w:val="nil"/>
        </w:pBdr>
        <w:spacing w:after="0" w:line="276" w:lineRule="auto"/>
        <w:ind w:left="720"/>
        <w:jc w:val="both"/>
        <w:rPr>
          <w:highlight w:val="yellow"/>
        </w:rPr>
      </w:pPr>
    </w:p>
    <w:p w14:paraId="46B29E60" w14:textId="00133BDF" w:rsidR="00E75B3E" w:rsidRDefault="00E75B3E" w:rsidP="10741B08">
      <w:pPr>
        <w:pBdr>
          <w:top w:val="nil"/>
          <w:left w:val="nil"/>
          <w:bottom w:val="nil"/>
          <w:right w:val="nil"/>
          <w:between w:val="nil"/>
        </w:pBdr>
        <w:spacing w:after="0" w:line="276" w:lineRule="auto"/>
        <w:ind w:left="720"/>
        <w:jc w:val="both"/>
      </w:pPr>
    </w:p>
    <w:p w14:paraId="46B29E61" w14:textId="77777777" w:rsidR="00E75B3E" w:rsidRDefault="001F44FA" w:rsidP="10741B08">
      <w:pPr>
        <w:pStyle w:val="Ttulo2"/>
        <w:rPr>
          <w:rPrChange w:id="202" w:author="Yuribeth Guillermo" w:date="2024-09-24T05:32:00Z">
            <w:rPr>
              <w:highlight w:val="yellow"/>
            </w:rPr>
          </w:rPrChange>
        </w:rPr>
      </w:pPr>
      <w:bookmarkStart w:id="203" w:name="_heading=h.17dp8vu"/>
      <w:bookmarkEnd w:id="203"/>
      <w:r w:rsidRPr="10741B08">
        <w:rPr>
          <w:rPrChange w:id="204" w:author="Yuribeth Guillermo" w:date="2024-09-24T05:32:00Z">
            <w:rPr>
              <w:highlight w:val="yellow"/>
            </w:rPr>
          </w:rPrChange>
        </w:rPr>
        <w:t>Información Adicional importante</w:t>
      </w:r>
    </w:p>
    <w:p w14:paraId="7244C3CE" w14:textId="1CA17F18" w:rsidR="00DF1790" w:rsidRDefault="00DF1790" w:rsidP="10741B08">
      <w:pPr>
        <w:pBdr>
          <w:top w:val="nil"/>
          <w:left w:val="nil"/>
          <w:bottom w:val="nil"/>
          <w:right w:val="nil"/>
          <w:between w:val="nil"/>
        </w:pBdr>
        <w:spacing w:after="0" w:line="276" w:lineRule="auto"/>
        <w:jc w:val="both"/>
        <w:rPr>
          <w:color w:val="000000"/>
        </w:rPr>
      </w:pPr>
    </w:p>
    <w:p w14:paraId="01801CF3" w14:textId="60873EE4" w:rsidR="00DF1790" w:rsidRDefault="00DF1790" w:rsidP="10741B08">
      <w:pPr>
        <w:pBdr>
          <w:top w:val="nil"/>
          <w:left w:val="nil"/>
          <w:bottom w:val="nil"/>
          <w:right w:val="nil"/>
          <w:between w:val="nil"/>
        </w:pBdr>
        <w:spacing w:after="0" w:line="276" w:lineRule="auto"/>
        <w:jc w:val="both"/>
        <w:rPr>
          <w:color w:val="000000"/>
        </w:rPr>
      </w:pPr>
      <w:r w:rsidRPr="10741B08">
        <w:rPr>
          <w:color w:val="000000" w:themeColor="text1"/>
        </w:rPr>
        <w:t xml:space="preserve">La </w:t>
      </w:r>
      <w:r w:rsidR="218870D9" w:rsidRPr="10741B08">
        <w:rPr>
          <w:color w:val="000000" w:themeColor="text1"/>
        </w:rPr>
        <w:t>elegibilidad</w:t>
      </w:r>
      <w:r w:rsidRPr="10741B08">
        <w:rPr>
          <w:color w:val="000000" w:themeColor="text1"/>
        </w:rPr>
        <w:t xml:space="preserve"> de los proyectos puede definirse por dos tipos de </w:t>
      </w:r>
      <w:r w:rsidRPr="00557DC1">
        <w:rPr>
          <w:color w:val="000000" w:themeColor="text1"/>
          <w:highlight w:val="yellow"/>
        </w:rPr>
        <w:t>criterios</w:t>
      </w:r>
      <w:r w:rsidRPr="10741B08">
        <w:rPr>
          <w:color w:val="000000" w:themeColor="text1"/>
        </w:rPr>
        <w:t>:</w:t>
      </w:r>
    </w:p>
    <w:p w14:paraId="2132070B" w14:textId="77777777" w:rsidR="002B1B48" w:rsidRDefault="002B1B48" w:rsidP="10741B08">
      <w:pPr>
        <w:pBdr>
          <w:top w:val="nil"/>
          <w:left w:val="nil"/>
          <w:bottom w:val="nil"/>
          <w:right w:val="nil"/>
          <w:between w:val="nil"/>
        </w:pBdr>
        <w:spacing w:after="0" w:line="276" w:lineRule="auto"/>
        <w:jc w:val="both"/>
        <w:rPr>
          <w:color w:val="000000"/>
        </w:rPr>
      </w:pPr>
    </w:p>
    <w:p w14:paraId="39315917" w14:textId="33730557" w:rsidR="002B1B48" w:rsidRDefault="002B1B48" w:rsidP="10741B08">
      <w:pPr>
        <w:pStyle w:val="Prrafodelista"/>
        <w:numPr>
          <w:ilvl w:val="0"/>
          <w:numId w:val="21"/>
        </w:numPr>
        <w:pBdr>
          <w:top w:val="nil"/>
          <w:left w:val="nil"/>
          <w:bottom w:val="nil"/>
          <w:right w:val="nil"/>
          <w:between w:val="nil"/>
        </w:pBdr>
        <w:spacing w:after="0" w:line="276" w:lineRule="auto"/>
        <w:jc w:val="both"/>
        <w:rPr>
          <w:color w:val="000000"/>
        </w:rPr>
      </w:pPr>
      <w:r w:rsidRPr="00557DC1">
        <w:rPr>
          <w:color w:val="000000" w:themeColor="text1"/>
          <w:highlight w:val="yellow"/>
        </w:rPr>
        <w:t>Criterios temáticos:</w:t>
      </w:r>
      <w:r w:rsidRPr="10741B08">
        <w:rPr>
          <w:color w:val="000000" w:themeColor="text1"/>
        </w:rPr>
        <w:t xml:space="preserve"> </w:t>
      </w:r>
      <w:r w:rsidR="00AC17CA" w:rsidRPr="10741B08">
        <w:rPr>
          <w:color w:val="000000" w:themeColor="text1"/>
        </w:rPr>
        <w:t xml:space="preserve">en general, son </w:t>
      </w:r>
      <w:r w:rsidR="002B583F" w:rsidRPr="10741B08">
        <w:rPr>
          <w:color w:val="000000" w:themeColor="text1"/>
        </w:rPr>
        <w:t xml:space="preserve">sectores específicos </w:t>
      </w:r>
      <w:r w:rsidR="00156DF2" w:rsidRPr="10741B08">
        <w:rPr>
          <w:color w:val="000000" w:themeColor="text1"/>
        </w:rPr>
        <w:t>a los que deben pertenecer los proyectos para ser elegibles</w:t>
      </w:r>
      <w:r w:rsidR="00115660" w:rsidRPr="10741B08">
        <w:rPr>
          <w:color w:val="000000" w:themeColor="text1"/>
        </w:rPr>
        <w:t xml:space="preserve">. </w:t>
      </w:r>
      <w:r w:rsidR="00522D3A" w:rsidRPr="10741B08">
        <w:rPr>
          <w:color w:val="000000" w:themeColor="text1"/>
        </w:rPr>
        <w:t xml:space="preserve">Cada facilidad de crédito y cada sector requiere el cumplimiento de ciertos indicadores para ser elegible. </w:t>
      </w:r>
      <w:r w:rsidR="00115660" w:rsidRPr="10741B08">
        <w:rPr>
          <w:color w:val="000000" w:themeColor="text1"/>
        </w:rPr>
        <w:t xml:space="preserve">Algunos ejemplos </w:t>
      </w:r>
      <w:r w:rsidR="00522D3A" w:rsidRPr="10741B08">
        <w:rPr>
          <w:color w:val="000000" w:themeColor="text1"/>
        </w:rPr>
        <w:t xml:space="preserve">de sectores </w:t>
      </w:r>
      <w:r w:rsidR="00115660" w:rsidRPr="10741B08">
        <w:rPr>
          <w:color w:val="000000" w:themeColor="text1"/>
        </w:rPr>
        <w:t>son:</w:t>
      </w:r>
    </w:p>
    <w:p w14:paraId="796DCB1D" w14:textId="1BB02138"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Eficiencia energética</w:t>
      </w:r>
    </w:p>
    <w:p w14:paraId="788D6BDD" w14:textId="609C80FB"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Energías renovables</w:t>
      </w:r>
    </w:p>
    <w:p w14:paraId="4E54284C" w14:textId="7884FCCA"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Género</w:t>
      </w:r>
    </w:p>
    <w:p w14:paraId="35D690D8" w14:textId="208E58CA"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Agua y saneamiento</w:t>
      </w:r>
    </w:p>
    <w:p w14:paraId="24AE19FE" w14:textId="0BA7A618"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Transporte sostenible</w:t>
      </w:r>
    </w:p>
    <w:p w14:paraId="02FC4745" w14:textId="65F10688" w:rsidR="00115660" w:rsidRDefault="00115660"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Medio ambiente</w:t>
      </w:r>
    </w:p>
    <w:p w14:paraId="6838A6E6" w14:textId="5BA4C954" w:rsidR="00522D3A" w:rsidRDefault="00522D3A" w:rsidP="10741B08">
      <w:pPr>
        <w:pStyle w:val="Prrafodelista"/>
        <w:numPr>
          <w:ilvl w:val="0"/>
          <w:numId w:val="21"/>
        </w:numPr>
        <w:pBdr>
          <w:top w:val="nil"/>
          <w:left w:val="nil"/>
          <w:bottom w:val="nil"/>
          <w:right w:val="nil"/>
          <w:between w:val="nil"/>
        </w:pBdr>
        <w:spacing w:after="0" w:line="276" w:lineRule="auto"/>
        <w:jc w:val="both"/>
        <w:rPr>
          <w:color w:val="000000"/>
        </w:rPr>
      </w:pPr>
      <w:r w:rsidRPr="00557DC1">
        <w:rPr>
          <w:color w:val="000000" w:themeColor="text1"/>
          <w:highlight w:val="yellow"/>
        </w:rPr>
        <w:t>Criterios de país:</w:t>
      </w:r>
      <w:r w:rsidRPr="10741B08">
        <w:rPr>
          <w:color w:val="000000" w:themeColor="text1"/>
        </w:rPr>
        <w:t xml:space="preserve"> </w:t>
      </w:r>
      <w:r w:rsidR="00AC17CA" w:rsidRPr="10741B08">
        <w:rPr>
          <w:color w:val="000000" w:themeColor="text1"/>
        </w:rPr>
        <w:t>algunos inversionistas requieren que los proyectos contengan algún componente de su país. Algunos ejemplos de componentes son:</w:t>
      </w:r>
    </w:p>
    <w:p w14:paraId="2DFFBDCD" w14:textId="3FD24137" w:rsidR="00AC17CA" w:rsidRDefault="00DB1F33"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Participación accionaria en la empresa concesionaria de algún inversionista del país de interés.</w:t>
      </w:r>
    </w:p>
    <w:p w14:paraId="19EE1325" w14:textId="0EDEECE6" w:rsidR="00DB1F33" w:rsidRDefault="00DB1F33"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Participación accionaria en la empresa constructora de algún inversionista del país de interés.</w:t>
      </w:r>
    </w:p>
    <w:p w14:paraId="6D44AD4F" w14:textId="2174033B" w:rsidR="00DB1F33" w:rsidRDefault="00DB1F33" w:rsidP="10741B08">
      <w:pPr>
        <w:pStyle w:val="Prrafodelista"/>
        <w:numPr>
          <w:ilvl w:val="1"/>
          <w:numId w:val="21"/>
        </w:numPr>
        <w:pBdr>
          <w:top w:val="nil"/>
          <w:left w:val="nil"/>
          <w:bottom w:val="nil"/>
          <w:right w:val="nil"/>
          <w:between w:val="nil"/>
        </w:pBdr>
        <w:spacing w:after="0" w:line="276" w:lineRule="auto"/>
        <w:jc w:val="both"/>
        <w:rPr>
          <w:color w:val="000000"/>
        </w:rPr>
      </w:pPr>
      <w:r w:rsidRPr="10741B08">
        <w:rPr>
          <w:color w:val="000000" w:themeColor="text1"/>
        </w:rPr>
        <w:t>Importación de bienes/productos/equipos del país de interés.</w:t>
      </w:r>
    </w:p>
    <w:p w14:paraId="4629D1EF" w14:textId="079E5922" w:rsidR="00DB1F33" w:rsidRPr="002B1B48" w:rsidRDefault="00DB1F33" w:rsidP="10741B08">
      <w:pPr>
        <w:pStyle w:val="Prrafodelista"/>
        <w:numPr>
          <w:ilvl w:val="1"/>
          <w:numId w:val="21"/>
        </w:numPr>
        <w:pBdr>
          <w:top w:val="nil"/>
          <w:left w:val="nil"/>
          <w:bottom w:val="nil"/>
          <w:right w:val="nil"/>
          <w:between w:val="nil"/>
        </w:pBdr>
        <w:spacing w:after="0" w:line="276" w:lineRule="auto"/>
        <w:jc w:val="both"/>
        <w:rPr>
          <w:color w:val="000000"/>
          <w:rPrChange w:id="205" w:author="" w16du:dateUtc="2024-09-20T21:46:00Z">
            <w:rPr/>
          </w:rPrChange>
        </w:rPr>
      </w:pPr>
      <w:r w:rsidRPr="10741B08">
        <w:rPr>
          <w:color w:val="000000" w:themeColor="text1"/>
        </w:rPr>
        <w:t>Importación de servicios de proveedores del país de interés.</w:t>
      </w:r>
    </w:p>
    <w:p w14:paraId="46B29E63" w14:textId="77777777" w:rsidR="00E75B3E" w:rsidRDefault="00E75B3E">
      <w:pPr>
        <w:pBdr>
          <w:top w:val="nil"/>
          <w:left w:val="nil"/>
          <w:bottom w:val="nil"/>
          <w:right w:val="nil"/>
          <w:between w:val="nil"/>
        </w:pBdr>
        <w:spacing w:after="0" w:line="276" w:lineRule="auto"/>
        <w:jc w:val="both"/>
        <w:rPr>
          <w:color w:val="000000"/>
        </w:rPr>
      </w:pPr>
    </w:p>
    <w:p w14:paraId="46B29E64" w14:textId="77777777" w:rsidR="00E75B3E" w:rsidRDefault="00E75B3E">
      <w:pPr>
        <w:pBdr>
          <w:top w:val="nil"/>
          <w:left w:val="nil"/>
          <w:bottom w:val="nil"/>
          <w:right w:val="nil"/>
          <w:between w:val="nil"/>
        </w:pBdr>
        <w:spacing w:after="0" w:line="276" w:lineRule="auto"/>
        <w:jc w:val="both"/>
        <w:rPr>
          <w:color w:val="000000"/>
        </w:rPr>
      </w:pPr>
    </w:p>
    <w:p w14:paraId="46B29E65" w14:textId="77777777" w:rsidR="00E75B3E" w:rsidRDefault="001F44FA">
      <w:pPr>
        <w:pBdr>
          <w:top w:val="nil"/>
          <w:left w:val="nil"/>
          <w:bottom w:val="nil"/>
          <w:right w:val="nil"/>
          <w:between w:val="nil"/>
        </w:pBdr>
        <w:spacing w:line="276" w:lineRule="auto"/>
        <w:jc w:val="both"/>
        <w:rPr>
          <w:color w:val="FF0000"/>
        </w:rPr>
      </w:pPr>
      <w:r>
        <w:rPr>
          <w:color w:val="FF0000"/>
        </w:rPr>
        <w:t>NOTA: ASEGÚRESE DE INCLUIR TODA LA INFORMACIÓN NECESARIA PARA ABORDAR CADA INICIATIVA. EL OBJETIVO ES PUNTUALIZAR EL ALCANCE ESPERADO EN LAS SESIONES DE CONCEPTUALIZACIÓN, PERO CON UN CONOCIMIENTO PREVIO DE LAS NECESIDADES, INSUMOS Y ENTREGAS ESPERADAS DESCRITAS EN ESTE DOCUMENTO.  DE IGUAL FORMA, MENCIONAR EL NOMBRE DE CADA INICIATIVA EN LA PORTADA DEL DOCUMENTO PARA TENER CLARIDAD.</w:t>
      </w:r>
    </w:p>
    <w:sectPr w:rsidR="00E75B3E">
      <w:headerReference w:type="even" r:id="rId23"/>
      <w:headerReference w:type="default" r:id="rId24"/>
      <w:headerReference w:type="first" r:id="rId25"/>
      <w:pgSz w:w="11906" w:h="16838"/>
      <w:pgMar w:top="1417" w:right="1701" w:bottom="1417" w:left="1701" w:header="85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A8AA" w14:textId="77777777" w:rsidR="00A6764A" w:rsidRDefault="00A6764A">
      <w:pPr>
        <w:spacing w:after="0" w:line="240" w:lineRule="auto"/>
      </w:pPr>
      <w:r>
        <w:separator/>
      </w:r>
    </w:p>
  </w:endnote>
  <w:endnote w:type="continuationSeparator" w:id="0">
    <w:p w14:paraId="46606DCF" w14:textId="77777777" w:rsidR="00A6764A" w:rsidRDefault="00A6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9257F67-2BF9-4C20-97B2-05F627B6281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embedRegular r:id="rId2" w:fontKey="{83561453-5890-465B-9FF3-51C5C7F3326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3" w:fontKey="{05F1E95D-5D4C-4136-A2F2-FB9F2DF81625}"/>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FC81C6A9-3298-4B05-B27B-6AF74141160E}"/>
    <w:embedBold r:id="rId5" w:fontKey="{7A9728E7-7C0A-4F4D-8A92-E5C21FF8B23F}"/>
  </w:font>
  <w:font w:name="Georgia">
    <w:panose1 w:val="02040502050405020303"/>
    <w:charset w:val="00"/>
    <w:family w:val="roman"/>
    <w:pitch w:val="variable"/>
    <w:sig w:usb0="00000287" w:usb1="00000000" w:usb2="00000000" w:usb3="00000000" w:csb0="0000009F" w:csb1="00000000"/>
    <w:embedRegular r:id="rId6" w:fontKey="{B963F0BE-E431-4DB8-B3FF-EA6F266F3504}"/>
    <w:embedItalic r:id="rId7" w:fontKey="{405850FE-478B-4563-B7DA-5E1ADBE2B8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85" w14:textId="23575059" w:rsidR="00E75B3E" w:rsidRDefault="001F44FA">
    <w:pPr>
      <w:pBdr>
        <w:top w:val="nil"/>
        <w:left w:val="nil"/>
        <w:bottom w:val="nil"/>
        <w:right w:val="nil"/>
        <w:between w:val="nil"/>
      </w:pBdr>
      <w:tabs>
        <w:tab w:val="center" w:pos="4419"/>
        <w:tab w:val="right" w:pos="8838"/>
      </w:tabs>
      <w:spacing w:after="0" w:line="240" w:lineRule="auto"/>
      <w:rPr>
        <w:color w:val="FFFFFF"/>
      </w:rPr>
    </w:pPr>
    <w:r>
      <w:rPr>
        <w:color w:val="FFFFFF"/>
      </w:rPr>
      <w:fldChar w:fldCharType="begin"/>
    </w:r>
    <w:r>
      <w:rPr>
        <w:color w:val="FFFFFF"/>
      </w:rPr>
      <w:instrText>PAGE</w:instrText>
    </w:r>
    <w:r>
      <w:rPr>
        <w:color w:val="FFFFFF"/>
      </w:rPr>
      <w:fldChar w:fldCharType="separate"/>
    </w:r>
    <w:r w:rsidR="00374E8A">
      <w:rPr>
        <w:noProof/>
        <w:color w:val="FFFFFF"/>
      </w:rPr>
      <w:t>1</w:t>
    </w:r>
    <w:r>
      <w:rPr>
        <w:color w:val="FFFFFF"/>
      </w:rPr>
      <w:fldChar w:fldCharType="end"/>
    </w:r>
    <w:r>
      <w:rPr>
        <w:color w:val="FFFFFF"/>
      </w:rPr>
      <w:t xml:space="preserve">   </w:t>
    </w:r>
  </w:p>
  <w:p w14:paraId="46B29E86" w14:textId="77777777" w:rsidR="00E75B3E" w:rsidRDefault="00E75B3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7D6B" w14:textId="77777777" w:rsidR="00A6764A" w:rsidRDefault="00A6764A">
      <w:pPr>
        <w:spacing w:after="0" w:line="240" w:lineRule="auto"/>
      </w:pPr>
      <w:r>
        <w:separator/>
      </w:r>
    </w:p>
  </w:footnote>
  <w:footnote w:type="continuationSeparator" w:id="0">
    <w:p w14:paraId="3B8F2C5F" w14:textId="77777777" w:rsidR="00A6764A" w:rsidRDefault="00A67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76" w14:textId="77777777" w:rsidR="00E75B3E" w:rsidRDefault="00DE0405">
    <w:pPr>
      <w:pBdr>
        <w:top w:val="nil"/>
        <w:left w:val="nil"/>
        <w:bottom w:val="nil"/>
        <w:right w:val="nil"/>
        <w:between w:val="nil"/>
      </w:pBdr>
      <w:tabs>
        <w:tab w:val="center" w:pos="4419"/>
        <w:tab w:val="right" w:pos="8838"/>
      </w:tabs>
      <w:spacing w:after="0" w:line="240" w:lineRule="auto"/>
      <w:rPr>
        <w:color w:val="000000"/>
      </w:rPr>
    </w:pPr>
    <w:r>
      <w:rPr>
        <w:noProof/>
        <w:color w:val="000000"/>
      </w:rPr>
      <w:pict w14:anchorId="46B29E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29" type="#_x0000_t75" alt="" style="position:absolute;margin-left:0;margin-top:0;width:598.05pt;height:845.75pt;z-index:-251658752;mso-wrap-edited:f;mso-width-percent:0;mso-height-percent:0;mso-position-horizontal:center;mso-position-horizontal-relative:margin;mso-position-vertical:center;mso-position-vertical-relative:margin;mso-width-percent:0;mso-height-percent:0">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77" w14:textId="77777777" w:rsidR="00E75B3E" w:rsidRDefault="00E75B3E">
    <w:pPr>
      <w:widowControl w:val="0"/>
      <w:pBdr>
        <w:top w:val="nil"/>
        <w:left w:val="nil"/>
        <w:bottom w:val="nil"/>
        <w:right w:val="nil"/>
        <w:between w:val="nil"/>
      </w:pBdr>
      <w:spacing w:after="0" w:line="276" w:lineRule="auto"/>
      <w:rPr>
        <w:color w:val="000000"/>
      </w:rPr>
    </w:pPr>
  </w:p>
  <w:tbl>
    <w:tblPr>
      <w:tblStyle w:val="a"/>
      <w:tblpPr w:leftFromText="141" w:rightFromText="141" w:vertAnchor="page" w:horzAnchor="margin" w:tblpXSpec="center" w:tblpY="374"/>
      <w:tblW w:w="106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91"/>
      <w:gridCol w:w="4359"/>
      <w:gridCol w:w="3012"/>
    </w:tblGrid>
    <w:tr w:rsidR="00E75B3E" w14:paraId="46B29E7B" w14:textId="77777777">
      <w:trPr>
        <w:trHeight w:val="170"/>
      </w:trPr>
      <w:tc>
        <w:tcPr>
          <w:tcW w:w="3291" w:type="dxa"/>
          <w:vMerge w:val="restart"/>
        </w:tcPr>
        <w:p w14:paraId="46B29E78" w14:textId="77777777" w:rsidR="00E75B3E" w:rsidRDefault="001F44FA">
          <w:pPr>
            <w:rPr>
              <w:rFonts w:ascii="Calibri" w:eastAsia="Calibri" w:hAnsi="Calibri" w:cs="Calibri"/>
            </w:rPr>
          </w:pPr>
          <w:r>
            <w:rPr>
              <w:noProof/>
            </w:rPr>
            <w:drawing>
              <wp:anchor distT="0" distB="0" distL="114300" distR="114300" simplePos="0" relativeHeight="251654656" behindDoc="0" locked="0" layoutInCell="1" hidden="0" allowOverlap="1" wp14:anchorId="46B29E8E" wp14:editId="46B29E8F">
                <wp:simplePos x="0" y="0"/>
                <wp:positionH relativeFrom="column">
                  <wp:posOffset>6351</wp:posOffset>
                </wp:positionH>
                <wp:positionV relativeFrom="paragraph">
                  <wp:posOffset>217170</wp:posOffset>
                </wp:positionV>
                <wp:extent cx="1952625" cy="578485"/>
                <wp:effectExtent l="0" t="0" r="0" b="0"/>
                <wp:wrapTopAndBottom distT="0" distB="0"/>
                <wp:docPr id="2060766286" name="image2.png" descr="For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png" descr="Forma&#10;&#10;Descripción generada automáticamente con confianza baja"/>
                        <pic:cNvPicPr preferRelativeResize="0"/>
                      </pic:nvPicPr>
                      <pic:blipFill>
                        <a:blip r:embed="rId1"/>
                        <a:srcRect t="36059" b="34267"/>
                        <a:stretch>
                          <a:fillRect/>
                        </a:stretch>
                      </pic:blipFill>
                      <pic:spPr>
                        <a:xfrm>
                          <a:off x="0" y="0"/>
                          <a:ext cx="1952625" cy="578485"/>
                        </a:xfrm>
                        <a:prstGeom prst="rect">
                          <a:avLst/>
                        </a:prstGeom>
                        <a:ln/>
                      </pic:spPr>
                    </pic:pic>
                  </a:graphicData>
                </a:graphic>
              </wp:anchor>
            </w:drawing>
          </w:r>
        </w:p>
      </w:tc>
      <w:tc>
        <w:tcPr>
          <w:tcW w:w="4359" w:type="dxa"/>
          <w:vMerge w:val="restart"/>
          <w:vAlign w:val="center"/>
        </w:tcPr>
        <w:p w14:paraId="46B29E79" w14:textId="77777777" w:rsidR="00E75B3E" w:rsidRDefault="001F44FA">
          <w:pPr>
            <w:spacing w:line="276" w:lineRule="auto"/>
            <w:jc w:val="center"/>
            <w:rPr>
              <w:rFonts w:ascii="Calibri" w:eastAsia="Calibri" w:hAnsi="Calibri" w:cs="Calibri"/>
              <w:b/>
              <w:sz w:val="32"/>
              <w:szCs w:val="32"/>
            </w:rPr>
          </w:pPr>
          <w:r>
            <w:rPr>
              <w:rFonts w:ascii="Calibri" w:eastAsia="Calibri" w:hAnsi="Calibri" w:cs="Calibri"/>
              <w:b/>
              <w:sz w:val="32"/>
              <w:szCs w:val="32"/>
            </w:rPr>
            <w:t>Formato documento especificación</w:t>
          </w:r>
        </w:p>
      </w:tc>
      <w:tc>
        <w:tcPr>
          <w:tcW w:w="3012" w:type="dxa"/>
          <w:vAlign w:val="center"/>
        </w:tcPr>
        <w:p w14:paraId="46B29E7A" w14:textId="77777777" w:rsidR="00E75B3E" w:rsidRDefault="001F44FA">
          <w:pPr>
            <w:jc w:val="center"/>
            <w:rPr>
              <w:rFonts w:ascii="Calibri" w:eastAsia="Calibri" w:hAnsi="Calibri" w:cs="Calibri"/>
            </w:rPr>
          </w:pPr>
          <w:r>
            <w:rPr>
              <w:rFonts w:ascii="Calibri" w:eastAsia="Calibri" w:hAnsi="Calibri" w:cs="Calibri"/>
            </w:rPr>
            <w:t>PTA-CM-002</w:t>
          </w:r>
        </w:p>
      </w:tc>
    </w:tr>
    <w:tr w:rsidR="00E75B3E" w14:paraId="46B29E7F" w14:textId="77777777">
      <w:trPr>
        <w:trHeight w:val="170"/>
      </w:trPr>
      <w:tc>
        <w:tcPr>
          <w:tcW w:w="3291" w:type="dxa"/>
          <w:vMerge/>
        </w:tcPr>
        <w:p w14:paraId="46B29E7C" w14:textId="77777777" w:rsidR="00E75B3E" w:rsidRDefault="00E75B3E">
          <w:pPr>
            <w:widowControl w:val="0"/>
            <w:pBdr>
              <w:top w:val="nil"/>
              <w:left w:val="nil"/>
              <w:bottom w:val="nil"/>
              <w:right w:val="nil"/>
              <w:between w:val="nil"/>
            </w:pBdr>
            <w:spacing w:line="276" w:lineRule="auto"/>
            <w:rPr>
              <w:rFonts w:ascii="Calibri" w:eastAsia="Calibri" w:hAnsi="Calibri" w:cs="Calibri"/>
            </w:rPr>
          </w:pPr>
        </w:p>
      </w:tc>
      <w:tc>
        <w:tcPr>
          <w:tcW w:w="4359" w:type="dxa"/>
          <w:vMerge/>
          <w:vAlign w:val="center"/>
        </w:tcPr>
        <w:p w14:paraId="46B29E7D" w14:textId="77777777" w:rsidR="00E75B3E" w:rsidRDefault="00E75B3E">
          <w:pPr>
            <w:widowControl w:val="0"/>
            <w:pBdr>
              <w:top w:val="nil"/>
              <w:left w:val="nil"/>
              <w:bottom w:val="nil"/>
              <w:right w:val="nil"/>
              <w:between w:val="nil"/>
            </w:pBdr>
            <w:spacing w:line="276" w:lineRule="auto"/>
            <w:rPr>
              <w:rFonts w:ascii="Calibri" w:eastAsia="Calibri" w:hAnsi="Calibri" w:cs="Calibri"/>
            </w:rPr>
          </w:pPr>
        </w:p>
      </w:tc>
      <w:tc>
        <w:tcPr>
          <w:tcW w:w="3012" w:type="dxa"/>
          <w:vAlign w:val="center"/>
        </w:tcPr>
        <w:p w14:paraId="46B29E7E" w14:textId="77777777" w:rsidR="00E75B3E" w:rsidRDefault="001F44FA">
          <w:pPr>
            <w:jc w:val="center"/>
            <w:rPr>
              <w:rFonts w:ascii="Calibri" w:eastAsia="Calibri" w:hAnsi="Calibri" w:cs="Calibri"/>
            </w:rPr>
          </w:pPr>
          <w:r>
            <w:rPr>
              <w:rFonts w:ascii="Calibri" w:eastAsia="Calibri" w:hAnsi="Calibri" w:cs="Calibri"/>
            </w:rPr>
            <w:t>DC-SGC-PTA COMERCIAL</w:t>
          </w:r>
        </w:p>
      </w:tc>
    </w:tr>
    <w:tr w:rsidR="00E75B3E" w14:paraId="46B29E83" w14:textId="77777777">
      <w:trPr>
        <w:trHeight w:val="529"/>
      </w:trPr>
      <w:tc>
        <w:tcPr>
          <w:tcW w:w="3291" w:type="dxa"/>
          <w:vMerge/>
        </w:tcPr>
        <w:p w14:paraId="46B29E80" w14:textId="77777777" w:rsidR="00E75B3E" w:rsidRDefault="00E75B3E">
          <w:pPr>
            <w:widowControl w:val="0"/>
            <w:pBdr>
              <w:top w:val="nil"/>
              <w:left w:val="nil"/>
              <w:bottom w:val="nil"/>
              <w:right w:val="nil"/>
              <w:between w:val="nil"/>
            </w:pBdr>
            <w:spacing w:line="276" w:lineRule="auto"/>
            <w:rPr>
              <w:rFonts w:ascii="Calibri" w:eastAsia="Calibri" w:hAnsi="Calibri" w:cs="Calibri"/>
            </w:rPr>
          </w:pPr>
        </w:p>
      </w:tc>
      <w:tc>
        <w:tcPr>
          <w:tcW w:w="4359" w:type="dxa"/>
          <w:vMerge/>
          <w:vAlign w:val="center"/>
        </w:tcPr>
        <w:p w14:paraId="46B29E81" w14:textId="77777777" w:rsidR="00E75B3E" w:rsidRDefault="00E75B3E">
          <w:pPr>
            <w:widowControl w:val="0"/>
            <w:pBdr>
              <w:top w:val="nil"/>
              <w:left w:val="nil"/>
              <w:bottom w:val="nil"/>
              <w:right w:val="nil"/>
              <w:between w:val="nil"/>
            </w:pBdr>
            <w:spacing w:line="276" w:lineRule="auto"/>
            <w:rPr>
              <w:rFonts w:ascii="Calibri" w:eastAsia="Calibri" w:hAnsi="Calibri" w:cs="Calibri"/>
            </w:rPr>
          </w:pPr>
        </w:p>
      </w:tc>
      <w:tc>
        <w:tcPr>
          <w:tcW w:w="3012" w:type="dxa"/>
          <w:vAlign w:val="center"/>
        </w:tcPr>
        <w:p w14:paraId="46B29E82" w14:textId="77777777" w:rsidR="00E75B3E" w:rsidRDefault="001F44FA">
          <w:pPr>
            <w:jc w:val="center"/>
            <w:rPr>
              <w:rFonts w:ascii="Calibri" w:eastAsia="Calibri" w:hAnsi="Calibri" w:cs="Calibri"/>
            </w:rPr>
          </w:pPr>
          <w:r>
            <w:rPr>
              <w:rFonts w:ascii="Calibri" w:eastAsia="Calibri" w:hAnsi="Calibri" w:cs="Calibri"/>
            </w:rPr>
            <w:t>V2-2023</w:t>
          </w:r>
        </w:p>
      </w:tc>
    </w:tr>
  </w:tbl>
  <w:p w14:paraId="46B29E84" w14:textId="77777777" w:rsidR="00E75B3E" w:rsidRDefault="001F44FA">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0" distR="0" simplePos="0" relativeHeight="251655680" behindDoc="1" locked="0" layoutInCell="1" hidden="0" allowOverlap="1" wp14:anchorId="46B29E90" wp14:editId="46B29E91">
          <wp:simplePos x="0" y="0"/>
          <wp:positionH relativeFrom="margin">
            <wp:posOffset>-1095374</wp:posOffset>
          </wp:positionH>
          <wp:positionV relativeFrom="margin">
            <wp:posOffset>-970279</wp:posOffset>
          </wp:positionV>
          <wp:extent cx="7603670" cy="10738485"/>
          <wp:effectExtent l="0" t="0" r="0" b="0"/>
          <wp:wrapNone/>
          <wp:docPr id="2060766289" name="image4.pn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Imagen que contiene Gráfico&#10;&#10;Descripción generada automáticamente"/>
                  <pic:cNvPicPr preferRelativeResize="0"/>
                </pic:nvPicPr>
                <pic:blipFill>
                  <a:blip r:embed="rId2"/>
                  <a:srcRect/>
                  <a:stretch>
                    <a:fillRect/>
                  </a:stretch>
                </pic:blipFill>
                <pic:spPr>
                  <a:xfrm>
                    <a:off x="0" y="0"/>
                    <a:ext cx="7603670" cy="1073848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87" w14:textId="77777777" w:rsidR="00E75B3E" w:rsidRDefault="00DE0405">
    <w:pPr>
      <w:pBdr>
        <w:top w:val="nil"/>
        <w:left w:val="nil"/>
        <w:bottom w:val="nil"/>
        <w:right w:val="nil"/>
        <w:between w:val="nil"/>
      </w:pBdr>
      <w:tabs>
        <w:tab w:val="center" w:pos="4419"/>
        <w:tab w:val="right" w:pos="8838"/>
      </w:tabs>
      <w:spacing w:after="0" w:line="240" w:lineRule="auto"/>
      <w:rPr>
        <w:color w:val="000000"/>
      </w:rPr>
    </w:pPr>
    <w:r>
      <w:rPr>
        <w:noProof/>
        <w:color w:val="000000"/>
      </w:rPr>
      <w:pict w14:anchorId="46B29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8" type="#_x0000_t75" alt="" style="position:absolute;margin-left:0;margin-top:0;width:598.05pt;height:845.75pt;z-index:-251659776;mso-wrap-edited:f;mso-width-percent:0;mso-height-percent:0;mso-position-horizontal:center;mso-position-horizontal-relative:margin;mso-position-vertical:center;mso-position-vertical-relative:margin;mso-width-percent:0;mso-height-percent:0">
          <v:imagedata r:id="rId1" o:title="image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88" w14:textId="77777777" w:rsidR="00E75B3E" w:rsidRDefault="00DE0405">
    <w:pPr>
      <w:pBdr>
        <w:top w:val="nil"/>
        <w:left w:val="nil"/>
        <w:bottom w:val="nil"/>
        <w:right w:val="nil"/>
        <w:between w:val="nil"/>
      </w:pBdr>
      <w:tabs>
        <w:tab w:val="center" w:pos="4419"/>
        <w:tab w:val="right" w:pos="8838"/>
      </w:tabs>
      <w:spacing w:after="0" w:line="240" w:lineRule="auto"/>
      <w:rPr>
        <w:color w:val="000000"/>
      </w:rPr>
    </w:pPr>
    <w:r>
      <w:rPr>
        <w:noProof/>
        <w:color w:val="000000"/>
      </w:rPr>
      <w:pict w14:anchorId="46B29E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margin-left:0;margin-top:0;width:598.05pt;height:845.75pt;z-index:-251655680;mso-wrap-edited:f;mso-width-percent:0;mso-height-percent:0;mso-position-horizontal:center;mso-position-horizontal-relative:margin;mso-position-vertical:center;mso-position-vertical-relative:margin;mso-width-percent:0;mso-height-percent:0">
          <v:imagedata r:id="rId1" o:title="image3"/>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89" w14:textId="77777777" w:rsidR="00E75B3E" w:rsidRDefault="00DE0405">
    <w:pPr>
      <w:pBdr>
        <w:top w:val="nil"/>
        <w:left w:val="nil"/>
        <w:bottom w:val="nil"/>
        <w:right w:val="nil"/>
        <w:between w:val="nil"/>
      </w:pBdr>
      <w:tabs>
        <w:tab w:val="center" w:pos="4419"/>
        <w:tab w:val="right" w:pos="8838"/>
        <w:tab w:val="center" w:pos="4252"/>
      </w:tabs>
      <w:spacing w:after="0" w:line="240" w:lineRule="auto"/>
      <w:rPr>
        <w:color w:val="FFFFFF"/>
      </w:rPr>
    </w:pPr>
    <w:r>
      <w:rPr>
        <w:noProof/>
        <w:color w:val="FFFFFF"/>
      </w:rPr>
      <w:pict w14:anchorId="46B29E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84.6pt;margin-top:-83.35pt;width:598.7pt;height:846.4pt;z-index:-251657728;mso-wrap-edited:f;mso-width-percent:0;mso-height-percent:0;mso-position-horizontal:absolute;mso-position-horizontal-relative:margin;mso-position-vertical:absolute;mso-position-vertical-relative:margin;mso-width-percent:0;mso-height-percent:0">
          <v:imagedata r:id="rId1" o:title="image1"/>
          <w10:wrap anchorx="margin" anchory="margin"/>
        </v:shape>
      </w:pict>
    </w:r>
    <w:r w:rsidR="001F44FA">
      <w:rPr>
        <w:color w:val="FFFFFF"/>
      </w:rPr>
      <w:t>Formato de Especificación</w:t>
    </w:r>
    <w:r w:rsidR="001F44FA">
      <w:rPr>
        <w:color w:val="FFFFFF"/>
      </w:rPr>
      <w:tab/>
    </w:r>
  </w:p>
  <w:p w14:paraId="46B29E8A" w14:textId="77777777" w:rsidR="00E75B3E" w:rsidRDefault="001F44FA">
    <w:pPr>
      <w:pBdr>
        <w:top w:val="nil"/>
        <w:left w:val="nil"/>
        <w:bottom w:val="nil"/>
        <w:right w:val="nil"/>
        <w:between w:val="nil"/>
      </w:pBdr>
      <w:tabs>
        <w:tab w:val="center" w:pos="4419"/>
        <w:tab w:val="right" w:pos="8838"/>
        <w:tab w:val="left" w:pos="3369"/>
      </w:tabs>
      <w:spacing w:after="0" w:line="240" w:lineRule="auto"/>
      <w:rPr>
        <w:color w:val="FFFFFF"/>
      </w:rPr>
    </w:pPr>
    <w:r>
      <w:rPr>
        <w:color w:val="FFFFFF"/>
      </w:rPr>
      <w:tab/>
    </w:r>
  </w:p>
  <w:p w14:paraId="46B29E8B" w14:textId="77777777" w:rsidR="00E75B3E" w:rsidRDefault="00E75B3E">
    <w:pPr>
      <w:pBdr>
        <w:top w:val="nil"/>
        <w:left w:val="nil"/>
        <w:bottom w:val="nil"/>
        <w:right w:val="nil"/>
        <w:between w:val="nil"/>
      </w:pBdr>
      <w:tabs>
        <w:tab w:val="center" w:pos="4419"/>
        <w:tab w:val="right" w:pos="8838"/>
        <w:tab w:val="center" w:pos="4252"/>
      </w:tabs>
      <w:spacing w:after="0" w:line="240" w:lineRule="auto"/>
      <w:rPr>
        <w:color w:val="FFFFF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9E8C" w14:textId="77777777" w:rsidR="00E75B3E" w:rsidRDefault="00DE0405">
    <w:pPr>
      <w:pBdr>
        <w:top w:val="nil"/>
        <w:left w:val="nil"/>
        <w:bottom w:val="nil"/>
        <w:right w:val="nil"/>
        <w:between w:val="nil"/>
      </w:pBdr>
      <w:tabs>
        <w:tab w:val="center" w:pos="4419"/>
        <w:tab w:val="right" w:pos="8838"/>
      </w:tabs>
      <w:spacing w:after="0" w:line="240" w:lineRule="auto"/>
      <w:rPr>
        <w:color w:val="000000"/>
      </w:rPr>
    </w:pPr>
    <w:r>
      <w:rPr>
        <w:noProof/>
        <w:color w:val="000000"/>
      </w:rPr>
      <w:pict w14:anchorId="46B29E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598.05pt;height:845.75pt;z-index:-251656704;mso-wrap-edited:f;mso-width-percent:0;mso-height-percent:0;mso-position-horizontal:center;mso-position-horizontal-relative:margin;mso-position-vertical:center;mso-position-vertical-relative:margin;mso-width-percent:0;mso-height-percent:0">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A96"/>
    <w:multiLevelType w:val="multilevel"/>
    <w:tmpl w:val="13B45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45AA9A"/>
    <w:multiLevelType w:val="multilevel"/>
    <w:tmpl w:val="44C6DA6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EB1383"/>
    <w:multiLevelType w:val="multilevel"/>
    <w:tmpl w:val="65002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54741B"/>
    <w:multiLevelType w:val="multilevel"/>
    <w:tmpl w:val="237A69A8"/>
    <w:lvl w:ilvl="0">
      <w:start w:val="1"/>
      <w:numFmt w:val="bullet"/>
      <w:lvlText w:val="-"/>
      <w:lvlJc w:val="left"/>
      <w:pPr>
        <w:ind w:left="1068" w:hanging="360"/>
      </w:pPr>
      <w:rPr>
        <w:rFonts w:ascii="Aptos" w:hAnsi="Aptos"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 w15:restartNumberingAfterBreak="0">
    <w:nsid w:val="1DFB6D96"/>
    <w:multiLevelType w:val="multilevel"/>
    <w:tmpl w:val="A9BAF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421EEA"/>
    <w:multiLevelType w:val="multilevel"/>
    <w:tmpl w:val="3EE66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97230B"/>
    <w:multiLevelType w:val="multilevel"/>
    <w:tmpl w:val="335A8148"/>
    <w:lvl w:ilvl="0">
      <w:start w:val="1"/>
      <w:numFmt w:val="bullet"/>
      <w:lvlText w:val="-"/>
      <w:lvlJc w:val="left"/>
      <w:pPr>
        <w:ind w:left="1068" w:hanging="360"/>
      </w:pPr>
      <w:rPr>
        <w:rFonts w:ascii="Aptos" w:hAnsi="Apto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D8208B5"/>
    <w:multiLevelType w:val="multilevel"/>
    <w:tmpl w:val="7FA42C3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7D2D9C"/>
    <w:multiLevelType w:val="hybridMultilevel"/>
    <w:tmpl w:val="FCDC4EAA"/>
    <w:lvl w:ilvl="0" w:tplc="220C9B2A">
      <w:start w:val="1"/>
      <w:numFmt w:val="bullet"/>
      <w:lvlText w:val="-"/>
      <w:lvlJc w:val="left"/>
      <w:pPr>
        <w:ind w:left="1068" w:hanging="360"/>
      </w:pPr>
      <w:rPr>
        <w:rFonts w:ascii="Aptos" w:hAnsi="Aptos" w:hint="default"/>
      </w:rPr>
    </w:lvl>
    <w:lvl w:ilvl="1" w:tplc="34F28EDC">
      <w:start w:val="1"/>
      <w:numFmt w:val="bullet"/>
      <w:lvlText w:val="o"/>
      <w:lvlJc w:val="left"/>
      <w:pPr>
        <w:ind w:left="1788" w:hanging="360"/>
      </w:pPr>
      <w:rPr>
        <w:rFonts w:ascii="Courier New" w:hAnsi="Courier New" w:hint="default"/>
      </w:rPr>
    </w:lvl>
    <w:lvl w:ilvl="2" w:tplc="F014DE1E">
      <w:start w:val="1"/>
      <w:numFmt w:val="bullet"/>
      <w:lvlText w:val=""/>
      <w:lvlJc w:val="left"/>
      <w:pPr>
        <w:ind w:left="2508" w:hanging="360"/>
      </w:pPr>
      <w:rPr>
        <w:rFonts w:ascii="Wingdings" w:hAnsi="Wingdings" w:hint="default"/>
      </w:rPr>
    </w:lvl>
    <w:lvl w:ilvl="3" w:tplc="A864AE90">
      <w:start w:val="1"/>
      <w:numFmt w:val="bullet"/>
      <w:lvlText w:val=""/>
      <w:lvlJc w:val="left"/>
      <w:pPr>
        <w:ind w:left="3228" w:hanging="360"/>
      </w:pPr>
      <w:rPr>
        <w:rFonts w:ascii="Symbol" w:hAnsi="Symbol" w:hint="default"/>
      </w:rPr>
    </w:lvl>
    <w:lvl w:ilvl="4" w:tplc="3D1A5DA6">
      <w:start w:val="1"/>
      <w:numFmt w:val="bullet"/>
      <w:lvlText w:val="o"/>
      <w:lvlJc w:val="left"/>
      <w:pPr>
        <w:ind w:left="3948" w:hanging="360"/>
      </w:pPr>
      <w:rPr>
        <w:rFonts w:ascii="Courier New" w:hAnsi="Courier New" w:hint="default"/>
      </w:rPr>
    </w:lvl>
    <w:lvl w:ilvl="5" w:tplc="36FA85FC">
      <w:start w:val="1"/>
      <w:numFmt w:val="bullet"/>
      <w:lvlText w:val=""/>
      <w:lvlJc w:val="left"/>
      <w:pPr>
        <w:ind w:left="4668" w:hanging="360"/>
      </w:pPr>
      <w:rPr>
        <w:rFonts w:ascii="Wingdings" w:hAnsi="Wingdings" w:hint="default"/>
      </w:rPr>
    </w:lvl>
    <w:lvl w:ilvl="6" w:tplc="95A67C88">
      <w:start w:val="1"/>
      <w:numFmt w:val="bullet"/>
      <w:lvlText w:val=""/>
      <w:lvlJc w:val="left"/>
      <w:pPr>
        <w:ind w:left="5388" w:hanging="360"/>
      </w:pPr>
      <w:rPr>
        <w:rFonts w:ascii="Symbol" w:hAnsi="Symbol" w:hint="default"/>
      </w:rPr>
    </w:lvl>
    <w:lvl w:ilvl="7" w:tplc="D3AAB0D6">
      <w:start w:val="1"/>
      <w:numFmt w:val="bullet"/>
      <w:lvlText w:val="o"/>
      <w:lvlJc w:val="left"/>
      <w:pPr>
        <w:ind w:left="6108" w:hanging="360"/>
      </w:pPr>
      <w:rPr>
        <w:rFonts w:ascii="Courier New" w:hAnsi="Courier New" w:hint="default"/>
      </w:rPr>
    </w:lvl>
    <w:lvl w:ilvl="8" w:tplc="A57031B8">
      <w:start w:val="1"/>
      <w:numFmt w:val="bullet"/>
      <w:lvlText w:val=""/>
      <w:lvlJc w:val="left"/>
      <w:pPr>
        <w:ind w:left="6828" w:hanging="360"/>
      </w:pPr>
      <w:rPr>
        <w:rFonts w:ascii="Wingdings" w:hAnsi="Wingdings" w:hint="default"/>
      </w:rPr>
    </w:lvl>
  </w:abstractNum>
  <w:abstractNum w:abstractNumId="9" w15:restartNumberingAfterBreak="0">
    <w:nsid w:val="30AC30D8"/>
    <w:multiLevelType w:val="multilevel"/>
    <w:tmpl w:val="05863510"/>
    <w:lvl w:ilvl="0">
      <w:start w:val="1"/>
      <w:numFmt w:val="bullet"/>
      <w:lvlText w:val="-"/>
      <w:lvlJc w:val="left"/>
      <w:pPr>
        <w:ind w:left="1068" w:hanging="360"/>
      </w:pPr>
      <w:rPr>
        <w:rFonts w:ascii="Aptos" w:hAnsi="Aptos"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0" w15:restartNumberingAfterBreak="0">
    <w:nsid w:val="37667B79"/>
    <w:multiLevelType w:val="hybridMultilevel"/>
    <w:tmpl w:val="2EF60AFA"/>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F69C97"/>
    <w:multiLevelType w:val="hybridMultilevel"/>
    <w:tmpl w:val="0312145A"/>
    <w:lvl w:ilvl="0" w:tplc="1048174A">
      <w:start w:val="1"/>
      <w:numFmt w:val="bullet"/>
      <w:lvlText w:val=""/>
      <w:lvlJc w:val="left"/>
      <w:pPr>
        <w:ind w:left="720" w:hanging="360"/>
      </w:pPr>
      <w:rPr>
        <w:rFonts w:ascii="Symbol" w:hAnsi="Symbol" w:hint="default"/>
      </w:rPr>
    </w:lvl>
    <w:lvl w:ilvl="1" w:tplc="F3C8F9C2">
      <w:start w:val="1"/>
      <w:numFmt w:val="bullet"/>
      <w:lvlText w:val=""/>
      <w:lvlJc w:val="left"/>
      <w:pPr>
        <w:ind w:left="1440" w:hanging="360"/>
      </w:pPr>
      <w:rPr>
        <w:rFonts w:ascii="Symbol" w:hAnsi="Symbol" w:hint="default"/>
      </w:rPr>
    </w:lvl>
    <w:lvl w:ilvl="2" w:tplc="550AC4E4">
      <w:start w:val="1"/>
      <w:numFmt w:val="bullet"/>
      <w:lvlText w:val=""/>
      <w:lvlJc w:val="left"/>
      <w:pPr>
        <w:ind w:left="2160" w:hanging="360"/>
      </w:pPr>
      <w:rPr>
        <w:rFonts w:ascii="Wingdings" w:hAnsi="Wingdings" w:hint="default"/>
      </w:rPr>
    </w:lvl>
    <w:lvl w:ilvl="3" w:tplc="F1420F12">
      <w:start w:val="1"/>
      <w:numFmt w:val="bullet"/>
      <w:lvlText w:val=""/>
      <w:lvlJc w:val="left"/>
      <w:pPr>
        <w:ind w:left="2880" w:hanging="360"/>
      </w:pPr>
      <w:rPr>
        <w:rFonts w:ascii="Symbol" w:hAnsi="Symbol" w:hint="default"/>
      </w:rPr>
    </w:lvl>
    <w:lvl w:ilvl="4" w:tplc="623AA6DC">
      <w:start w:val="1"/>
      <w:numFmt w:val="bullet"/>
      <w:lvlText w:val="o"/>
      <w:lvlJc w:val="left"/>
      <w:pPr>
        <w:ind w:left="3600" w:hanging="360"/>
      </w:pPr>
      <w:rPr>
        <w:rFonts w:ascii="Courier New" w:hAnsi="Courier New" w:hint="default"/>
      </w:rPr>
    </w:lvl>
    <w:lvl w:ilvl="5" w:tplc="C8CE348C">
      <w:start w:val="1"/>
      <w:numFmt w:val="bullet"/>
      <w:lvlText w:val=""/>
      <w:lvlJc w:val="left"/>
      <w:pPr>
        <w:ind w:left="4320" w:hanging="360"/>
      </w:pPr>
      <w:rPr>
        <w:rFonts w:ascii="Wingdings" w:hAnsi="Wingdings" w:hint="default"/>
      </w:rPr>
    </w:lvl>
    <w:lvl w:ilvl="6" w:tplc="556A36F4">
      <w:start w:val="1"/>
      <w:numFmt w:val="bullet"/>
      <w:lvlText w:val=""/>
      <w:lvlJc w:val="left"/>
      <w:pPr>
        <w:ind w:left="5040" w:hanging="360"/>
      </w:pPr>
      <w:rPr>
        <w:rFonts w:ascii="Symbol" w:hAnsi="Symbol" w:hint="default"/>
      </w:rPr>
    </w:lvl>
    <w:lvl w:ilvl="7" w:tplc="8CC003C8">
      <w:start w:val="1"/>
      <w:numFmt w:val="bullet"/>
      <w:lvlText w:val="o"/>
      <w:lvlJc w:val="left"/>
      <w:pPr>
        <w:ind w:left="5760" w:hanging="360"/>
      </w:pPr>
      <w:rPr>
        <w:rFonts w:ascii="Courier New" w:hAnsi="Courier New" w:hint="default"/>
      </w:rPr>
    </w:lvl>
    <w:lvl w:ilvl="8" w:tplc="5CF8149E">
      <w:start w:val="1"/>
      <w:numFmt w:val="bullet"/>
      <w:lvlText w:val=""/>
      <w:lvlJc w:val="left"/>
      <w:pPr>
        <w:ind w:left="6480" w:hanging="360"/>
      </w:pPr>
      <w:rPr>
        <w:rFonts w:ascii="Wingdings" w:hAnsi="Wingdings" w:hint="default"/>
      </w:rPr>
    </w:lvl>
  </w:abstractNum>
  <w:abstractNum w:abstractNumId="12" w15:restartNumberingAfterBreak="0">
    <w:nsid w:val="47AD6DFB"/>
    <w:multiLevelType w:val="multilevel"/>
    <w:tmpl w:val="EB002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ABC6020"/>
    <w:multiLevelType w:val="multilevel"/>
    <w:tmpl w:val="13089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5F017E"/>
    <w:multiLevelType w:val="multilevel"/>
    <w:tmpl w:val="F95CE5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2204084"/>
    <w:multiLevelType w:val="multilevel"/>
    <w:tmpl w:val="97E81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5E43553"/>
    <w:multiLevelType w:val="multilevel"/>
    <w:tmpl w:val="C4941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0BA7133"/>
    <w:multiLevelType w:val="multilevel"/>
    <w:tmpl w:val="F4C85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5C301E5"/>
    <w:multiLevelType w:val="multilevel"/>
    <w:tmpl w:val="9A9008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8F17521"/>
    <w:multiLevelType w:val="multilevel"/>
    <w:tmpl w:val="9766B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E6F2D6E"/>
    <w:multiLevelType w:val="multilevel"/>
    <w:tmpl w:val="20524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119188">
    <w:abstractNumId w:val="8"/>
  </w:num>
  <w:num w:numId="2" w16cid:durableId="1620840618">
    <w:abstractNumId w:val="6"/>
  </w:num>
  <w:num w:numId="3" w16cid:durableId="1805654261">
    <w:abstractNumId w:val="11"/>
  </w:num>
  <w:num w:numId="4" w16cid:durableId="202906433">
    <w:abstractNumId w:val="1"/>
  </w:num>
  <w:num w:numId="5" w16cid:durableId="1612975026">
    <w:abstractNumId w:val="9"/>
  </w:num>
  <w:num w:numId="6" w16cid:durableId="935676155">
    <w:abstractNumId w:val="14"/>
  </w:num>
  <w:num w:numId="7" w16cid:durableId="3869884">
    <w:abstractNumId w:val="18"/>
  </w:num>
  <w:num w:numId="8" w16cid:durableId="363100877">
    <w:abstractNumId w:val="20"/>
  </w:num>
  <w:num w:numId="9" w16cid:durableId="1354725194">
    <w:abstractNumId w:val="0"/>
  </w:num>
  <w:num w:numId="10" w16cid:durableId="704644526">
    <w:abstractNumId w:val="17"/>
  </w:num>
  <w:num w:numId="11" w16cid:durableId="2059164228">
    <w:abstractNumId w:val="4"/>
  </w:num>
  <w:num w:numId="12" w16cid:durableId="467626833">
    <w:abstractNumId w:val="16"/>
  </w:num>
  <w:num w:numId="13" w16cid:durableId="857427471">
    <w:abstractNumId w:val="2"/>
  </w:num>
  <w:num w:numId="14" w16cid:durableId="827869870">
    <w:abstractNumId w:val="5"/>
  </w:num>
  <w:num w:numId="15" w16cid:durableId="867596701">
    <w:abstractNumId w:val="19"/>
  </w:num>
  <w:num w:numId="16" w16cid:durableId="982659156">
    <w:abstractNumId w:val="3"/>
  </w:num>
  <w:num w:numId="17" w16cid:durableId="869300734">
    <w:abstractNumId w:val="7"/>
  </w:num>
  <w:num w:numId="18" w16cid:durableId="326716647">
    <w:abstractNumId w:val="15"/>
  </w:num>
  <w:num w:numId="19" w16cid:durableId="775831959">
    <w:abstractNumId w:val="12"/>
  </w:num>
  <w:num w:numId="20" w16cid:durableId="392697701">
    <w:abstractNumId w:val="13"/>
  </w:num>
  <w:num w:numId="21" w16cid:durableId="168304596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as Angeles">
    <w15:presenceInfo w15:providerId="None" w15:userId="Matias Angel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B3E"/>
    <w:rsid w:val="00001C63"/>
    <w:rsid w:val="0003703C"/>
    <w:rsid w:val="000574FD"/>
    <w:rsid w:val="000B4925"/>
    <w:rsid w:val="000C1C4B"/>
    <w:rsid w:val="00115660"/>
    <w:rsid w:val="00141F98"/>
    <w:rsid w:val="00156DF2"/>
    <w:rsid w:val="00197498"/>
    <w:rsid w:val="001F44FA"/>
    <w:rsid w:val="00235881"/>
    <w:rsid w:val="002B1B48"/>
    <w:rsid w:val="002B583F"/>
    <w:rsid w:val="0034695B"/>
    <w:rsid w:val="00374E8A"/>
    <w:rsid w:val="003F39E5"/>
    <w:rsid w:val="004327F0"/>
    <w:rsid w:val="00453AD2"/>
    <w:rsid w:val="00522D3A"/>
    <w:rsid w:val="00541D7C"/>
    <w:rsid w:val="00542396"/>
    <w:rsid w:val="00557DC1"/>
    <w:rsid w:val="005B2DB4"/>
    <w:rsid w:val="006A001F"/>
    <w:rsid w:val="00705788"/>
    <w:rsid w:val="00712659"/>
    <w:rsid w:val="007267AC"/>
    <w:rsid w:val="007321F9"/>
    <w:rsid w:val="007B05B8"/>
    <w:rsid w:val="007E73A7"/>
    <w:rsid w:val="0080769A"/>
    <w:rsid w:val="008149EC"/>
    <w:rsid w:val="008520D9"/>
    <w:rsid w:val="008606A6"/>
    <w:rsid w:val="008A2E24"/>
    <w:rsid w:val="00940EC1"/>
    <w:rsid w:val="0096719E"/>
    <w:rsid w:val="00976C32"/>
    <w:rsid w:val="009B2D33"/>
    <w:rsid w:val="009D538C"/>
    <w:rsid w:val="009D6C46"/>
    <w:rsid w:val="00A223B1"/>
    <w:rsid w:val="00A452D7"/>
    <w:rsid w:val="00A56B38"/>
    <w:rsid w:val="00A6764A"/>
    <w:rsid w:val="00AB3E49"/>
    <w:rsid w:val="00AC010E"/>
    <w:rsid w:val="00AC17CA"/>
    <w:rsid w:val="00B1551E"/>
    <w:rsid w:val="00B52AD9"/>
    <w:rsid w:val="00BA5A96"/>
    <w:rsid w:val="00BD151F"/>
    <w:rsid w:val="00C26E36"/>
    <w:rsid w:val="00C3607D"/>
    <w:rsid w:val="00CA15F3"/>
    <w:rsid w:val="00CA7F26"/>
    <w:rsid w:val="00D41D10"/>
    <w:rsid w:val="00D44C40"/>
    <w:rsid w:val="00DB1F33"/>
    <w:rsid w:val="00DB2B67"/>
    <w:rsid w:val="00DC2AAE"/>
    <w:rsid w:val="00DD6220"/>
    <w:rsid w:val="00DF1790"/>
    <w:rsid w:val="00E6293E"/>
    <w:rsid w:val="00E75B3E"/>
    <w:rsid w:val="00F96050"/>
    <w:rsid w:val="031B10A5"/>
    <w:rsid w:val="05B79E49"/>
    <w:rsid w:val="07D58C2E"/>
    <w:rsid w:val="0CDB86B8"/>
    <w:rsid w:val="0D6B4F8A"/>
    <w:rsid w:val="0DCD790B"/>
    <w:rsid w:val="0DEBF8B5"/>
    <w:rsid w:val="10194BB4"/>
    <w:rsid w:val="10741B08"/>
    <w:rsid w:val="163CAF71"/>
    <w:rsid w:val="19F499CF"/>
    <w:rsid w:val="1A75464C"/>
    <w:rsid w:val="1AE71E36"/>
    <w:rsid w:val="1C93F389"/>
    <w:rsid w:val="1E342BE7"/>
    <w:rsid w:val="1FCE0FCD"/>
    <w:rsid w:val="2147B875"/>
    <w:rsid w:val="218870D9"/>
    <w:rsid w:val="2752B2C3"/>
    <w:rsid w:val="2DB2C2F1"/>
    <w:rsid w:val="323DD8F5"/>
    <w:rsid w:val="33998E65"/>
    <w:rsid w:val="391E8428"/>
    <w:rsid w:val="3BA38D30"/>
    <w:rsid w:val="413DCA43"/>
    <w:rsid w:val="41462A2B"/>
    <w:rsid w:val="43522769"/>
    <w:rsid w:val="47B56403"/>
    <w:rsid w:val="4841088F"/>
    <w:rsid w:val="4C333F2A"/>
    <w:rsid w:val="4DAF3D67"/>
    <w:rsid w:val="51DC2F5C"/>
    <w:rsid w:val="52A8A8CB"/>
    <w:rsid w:val="537E09D8"/>
    <w:rsid w:val="57A64BE6"/>
    <w:rsid w:val="59DAABBE"/>
    <w:rsid w:val="5A217352"/>
    <w:rsid w:val="5DA740E9"/>
    <w:rsid w:val="6174A69B"/>
    <w:rsid w:val="63EAB18D"/>
    <w:rsid w:val="65A87F21"/>
    <w:rsid w:val="65B435A6"/>
    <w:rsid w:val="6AEF1779"/>
    <w:rsid w:val="6DA64EF3"/>
    <w:rsid w:val="701DE46C"/>
    <w:rsid w:val="70CA7CF0"/>
    <w:rsid w:val="71C00001"/>
    <w:rsid w:val="73865279"/>
    <w:rsid w:val="74262E07"/>
    <w:rsid w:val="74A3BFA3"/>
    <w:rsid w:val="757B6DBD"/>
    <w:rsid w:val="7673928C"/>
    <w:rsid w:val="784AD32A"/>
    <w:rsid w:val="79522DEA"/>
    <w:rsid w:val="7CA523FD"/>
    <w:rsid w:val="7EF48393"/>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29DE5"/>
  <w15:docId w15:val="{E049BFB6-FF27-524D-BC1E-7190379B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iDATA"/>
    <w:basedOn w:val="Normal"/>
    <w:next w:val="Normal"/>
    <w:link w:val="Ttulo1Car"/>
    <w:uiPriority w:val="9"/>
    <w:qFormat/>
    <w:rsid w:val="005A0B13"/>
    <w:pPr>
      <w:keepNext/>
      <w:keepLines/>
      <w:spacing w:before="240" w:after="0"/>
      <w:outlineLvl w:val="0"/>
    </w:pPr>
    <w:rPr>
      <w:rFonts w:ascii="Arial Black" w:eastAsiaTheme="majorEastAsia" w:hAnsi="Arial Black" w:cstheme="majorBidi"/>
      <w:color w:val="000000" w:themeColor="text1"/>
      <w:sz w:val="32"/>
      <w:szCs w:val="32"/>
    </w:rPr>
  </w:style>
  <w:style w:type="paragraph" w:styleId="Ttulo2">
    <w:name w:val="heading 2"/>
    <w:basedOn w:val="Normal"/>
    <w:next w:val="Normal"/>
    <w:link w:val="Ttulo2Car"/>
    <w:uiPriority w:val="9"/>
    <w:unhideWhenUsed/>
    <w:qFormat/>
    <w:rsid w:val="00BA6CC6"/>
    <w:pPr>
      <w:keepNext/>
      <w:keepLines/>
      <w:spacing w:before="40" w:after="0"/>
      <w:outlineLvl w:val="1"/>
    </w:pPr>
    <w:rPr>
      <w:rFonts w:ascii="Arial Black" w:eastAsiaTheme="majorEastAsia" w:hAnsi="Arial Black" w:cstheme="majorBidi"/>
      <w:color w:val="000000" w:themeColor="text1"/>
      <w:sz w:val="28"/>
      <w:szCs w:val="26"/>
    </w:rPr>
  </w:style>
  <w:style w:type="paragraph" w:styleId="Ttulo3">
    <w:name w:val="heading 3"/>
    <w:basedOn w:val="Normal"/>
    <w:next w:val="Normal"/>
    <w:link w:val="Ttulo3Car"/>
    <w:uiPriority w:val="9"/>
    <w:unhideWhenUsed/>
    <w:qFormat/>
    <w:rsid w:val="00BA6CC6"/>
    <w:pPr>
      <w:keepNext/>
      <w:keepLines/>
      <w:spacing w:before="40" w:after="0"/>
      <w:outlineLvl w:val="2"/>
    </w:pPr>
    <w:rPr>
      <w:rFonts w:ascii="Arial Black" w:eastAsiaTheme="majorEastAsia" w:hAnsi="Arial Black" w:cstheme="majorBidi"/>
      <w:color w:val="000000" w:themeColor="text1"/>
      <w:sz w:val="24"/>
      <w:szCs w:val="24"/>
    </w:rPr>
  </w:style>
  <w:style w:type="paragraph" w:styleId="Ttulo4">
    <w:name w:val="heading 4"/>
    <w:basedOn w:val="Normal"/>
    <w:next w:val="Normal"/>
    <w:link w:val="Ttulo4Car"/>
    <w:uiPriority w:val="9"/>
    <w:semiHidden/>
    <w:unhideWhenUsed/>
    <w:qFormat/>
    <w:rsid w:val="00D152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F7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7869"/>
  </w:style>
  <w:style w:type="paragraph" w:styleId="Piedepgina">
    <w:name w:val="footer"/>
    <w:basedOn w:val="Normal"/>
    <w:link w:val="PiedepginaCar"/>
    <w:uiPriority w:val="99"/>
    <w:unhideWhenUsed/>
    <w:rsid w:val="00FF7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7869"/>
  </w:style>
  <w:style w:type="paragraph" w:customStyle="1" w:styleId="paragraph">
    <w:name w:val="paragraph"/>
    <w:basedOn w:val="Normal"/>
    <w:rsid w:val="00C227E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C227EC"/>
  </w:style>
  <w:style w:type="character" w:customStyle="1" w:styleId="eop">
    <w:name w:val="eop"/>
    <w:basedOn w:val="Fuentedeprrafopredeter"/>
    <w:rsid w:val="00C227EC"/>
  </w:style>
  <w:style w:type="table" w:styleId="Tablanormal5">
    <w:name w:val="Plain Table 5"/>
    <w:basedOn w:val="Tablanormal"/>
    <w:uiPriority w:val="45"/>
    <w:rsid w:val="00CA5C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CA5C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ED4F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F280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inespaciado">
    <w:name w:val="No Spacing"/>
    <w:link w:val="SinespaciadoCar"/>
    <w:uiPriority w:val="1"/>
    <w:qFormat/>
    <w:rsid w:val="008D08A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8D08A5"/>
    <w:rPr>
      <w:rFonts w:eastAsiaTheme="minorEastAsia"/>
      <w:lang w:eastAsia="es-CO"/>
    </w:rPr>
  </w:style>
  <w:style w:type="paragraph" w:styleId="Revisin">
    <w:name w:val="Revision"/>
    <w:hidden/>
    <w:uiPriority w:val="99"/>
    <w:semiHidden/>
    <w:rsid w:val="00893BA7"/>
    <w:pPr>
      <w:spacing w:after="0" w:line="240" w:lineRule="auto"/>
    </w:pPr>
  </w:style>
  <w:style w:type="character" w:customStyle="1" w:styleId="Ttulo1Car">
    <w:name w:val="Título 1 Car"/>
    <w:aliases w:val="Título 1 iDATA Car"/>
    <w:basedOn w:val="Fuentedeprrafopredeter"/>
    <w:link w:val="Ttulo1"/>
    <w:uiPriority w:val="9"/>
    <w:rsid w:val="005A0B13"/>
    <w:rPr>
      <w:rFonts w:ascii="Arial Black" w:eastAsiaTheme="majorEastAsia" w:hAnsi="Arial Black" w:cstheme="majorBidi"/>
      <w:color w:val="000000" w:themeColor="text1"/>
      <w:sz w:val="32"/>
      <w:szCs w:val="32"/>
    </w:rPr>
  </w:style>
  <w:style w:type="paragraph" w:styleId="TtuloTDC">
    <w:name w:val="TOC Heading"/>
    <w:basedOn w:val="Ttulo1"/>
    <w:next w:val="Normal"/>
    <w:uiPriority w:val="39"/>
    <w:unhideWhenUsed/>
    <w:qFormat/>
    <w:rsid w:val="009F3346"/>
    <w:pPr>
      <w:outlineLvl w:val="9"/>
    </w:pPr>
    <w:rPr>
      <w:lang w:eastAsia="es-CO"/>
    </w:rPr>
  </w:style>
  <w:style w:type="paragraph" w:styleId="Prrafodelista">
    <w:name w:val="List Paragraph"/>
    <w:aliases w:val="Ha,titulo 3,Lista vistosa - Énfasis 11,Numerado negrita propuestas,EITI list,Bullets,Chulito,Bullet List,FooterText,numbered,List Paragraph1,Paragraphe de liste1,lp1,Bulletr List Paragraph,Foot,列出段落,列出段落1,List Paragraph2,subcapitulo"/>
    <w:basedOn w:val="Normal"/>
    <w:link w:val="PrrafodelistaCar"/>
    <w:uiPriority w:val="34"/>
    <w:qFormat/>
    <w:rsid w:val="00656DAB"/>
    <w:pPr>
      <w:ind w:left="720"/>
      <w:contextualSpacing/>
    </w:pPr>
  </w:style>
  <w:style w:type="character" w:customStyle="1" w:styleId="Ttulo2Car">
    <w:name w:val="Título 2 Car"/>
    <w:basedOn w:val="Fuentedeprrafopredeter"/>
    <w:link w:val="Ttulo2"/>
    <w:uiPriority w:val="9"/>
    <w:rsid w:val="00BA6CC6"/>
    <w:rPr>
      <w:rFonts w:ascii="Arial Black" w:eastAsiaTheme="majorEastAsia" w:hAnsi="Arial Black" w:cstheme="majorBidi"/>
      <w:color w:val="000000" w:themeColor="text1"/>
      <w:sz w:val="28"/>
      <w:szCs w:val="26"/>
    </w:rPr>
  </w:style>
  <w:style w:type="paragraph" w:styleId="TDC1">
    <w:name w:val="toc 1"/>
    <w:basedOn w:val="Normal"/>
    <w:next w:val="Normal"/>
    <w:autoRedefine/>
    <w:uiPriority w:val="39"/>
    <w:unhideWhenUsed/>
    <w:rsid w:val="006F06D8"/>
    <w:pPr>
      <w:spacing w:after="100"/>
    </w:pPr>
  </w:style>
  <w:style w:type="paragraph" w:styleId="TDC2">
    <w:name w:val="toc 2"/>
    <w:basedOn w:val="Normal"/>
    <w:next w:val="Normal"/>
    <w:autoRedefine/>
    <w:uiPriority w:val="39"/>
    <w:unhideWhenUsed/>
    <w:rsid w:val="000E1B5A"/>
    <w:pPr>
      <w:tabs>
        <w:tab w:val="left" w:pos="880"/>
        <w:tab w:val="right" w:leader="dot" w:pos="8494"/>
      </w:tabs>
      <w:spacing w:after="100" w:line="276" w:lineRule="auto"/>
      <w:ind w:left="220"/>
      <w:jc w:val="both"/>
    </w:pPr>
  </w:style>
  <w:style w:type="character" w:styleId="Hipervnculo">
    <w:name w:val="Hyperlink"/>
    <w:basedOn w:val="Fuentedeprrafopredeter"/>
    <w:uiPriority w:val="99"/>
    <w:unhideWhenUsed/>
    <w:rsid w:val="006F06D8"/>
    <w:rPr>
      <w:color w:val="0563C1" w:themeColor="hyperlink"/>
      <w:u w:val="single"/>
    </w:rPr>
  </w:style>
  <w:style w:type="character" w:customStyle="1" w:styleId="Ttulo3Car">
    <w:name w:val="Título 3 Car"/>
    <w:basedOn w:val="Fuentedeprrafopredeter"/>
    <w:link w:val="Ttulo3"/>
    <w:uiPriority w:val="9"/>
    <w:rsid w:val="00BA6CC6"/>
    <w:rPr>
      <w:rFonts w:ascii="Arial Black" w:eastAsiaTheme="majorEastAsia" w:hAnsi="Arial Black" w:cstheme="majorBidi"/>
      <w:color w:val="000000" w:themeColor="text1"/>
      <w:sz w:val="24"/>
      <w:szCs w:val="24"/>
    </w:rPr>
  </w:style>
  <w:style w:type="table" w:styleId="Tablanormal1">
    <w:name w:val="Plain Table 1"/>
    <w:basedOn w:val="Tablanormal"/>
    <w:uiPriority w:val="41"/>
    <w:rsid w:val="00237A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472550"/>
    <w:pPr>
      <w:spacing w:after="100"/>
      <w:ind w:left="440"/>
    </w:pPr>
  </w:style>
  <w:style w:type="paragraph" w:styleId="Textonotapie">
    <w:name w:val="footnote text"/>
    <w:basedOn w:val="Normal"/>
    <w:link w:val="TextonotapieCar"/>
    <w:uiPriority w:val="99"/>
    <w:semiHidden/>
    <w:unhideWhenUsed/>
    <w:rsid w:val="003F627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F6271"/>
    <w:rPr>
      <w:sz w:val="20"/>
      <w:szCs w:val="20"/>
    </w:rPr>
  </w:style>
  <w:style w:type="character" w:styleId="Refdenotaalpie">
    <w:name w:val="footnote reference"/>
    <w:basedOn w:val="Fuentedeprrafopredeter"/>
    <w:uiPriority w:val="99"/>
    <w:semiHidden/>
    <w:unhideWhenUsed/>
    <w:rsid w:val="003F6271"/>
    <w:rPr>
      <w:vertAlign w:val="superscript"/>
    </w:rPr>
  </w:style>
  <w:style w:type="paragraph" w:customStyle="1" w:styleId="Default">
    <w:name w:val="Default"/>
    <w:rsid w:val="000A099C"/>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Ha Car,titulo 3 Car,Lista vistosa - Énfasis 11 Car,Numerado negrita propuestas Car,EITI list Car,Bullets Car,Chulito Car,Bullet List Car,FooterText Car,numbered Car,List Paragraph1 Car,Paragraphe de liste1 Car,lp1 Car,Foot Car"/>
    <w:link w:val="Prrafodelista"/>
    <w:uiPriority w:val="34"/>
    <w:qFormat/>
    <w:rsid w:val="00D64937"/>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styleId="Tablaconcuadrcula">
    <w:name w:val="Table Grid"/>
    <w:basedOn w:val="Tablanormal"/>
    <w:uiPriority w:val="39"/>
    <w:rsid w:val="00152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995935"/>
    <w:rPr>
      <w:rFonts w:asciiTheme="majorHAnsi" w:eastAsiaTheme="majorEastAsia" w:hAnsiTheme="majorHAnsi" w:cstheme="majorBidi"/>
      <w:i/>
      <w:iCs/>
      <w:color w:val="2F5496" w:themeColor="accent1" w:themeShade="BF"/>
    </w:rPr>
  </w:style>
  <w:style w:type="paragraph" w:styleId="Descripcin">
    <w:name w:val="caption"/>
    <w:basedOn w:val="Normal"/>
    <w:next w:val="Normal"/>
    <w:uiPriority w:val="35"/>
    <w:unhideWhenUsed/>
    <w:qFormat/>
    <w:rsid w:val="00BC20D2"/>
    <w:pPr>
      <w:spacing w:after="200" w:line="240" w:lineRule="auto"/>
    </w:pPr>
    <w:rPr>
      <w:i/>
      <w:iCs/>
      <w:color w:val="44546A" w:themeColor="text2"/>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pPr>
      <w:spacing w:after="0" w:line="240" w:lineRule="auto"/>
    </w:p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E62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9257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mailto:alianzas@caf.com" TargetMode="External"/><Relationship Id="rId27"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a144bUP0z/xtnCS6cnMGgG09w==">CgMxLjAyCGguZ2pkZ3hzMgloLjMwajB6bGwyCWguMWZvYjl0ZTIJaC4zem55c2g3MgloLjJldDkycDAyCGgudHlqY3d0MgloLjNkeTZ2a20yCWguMXQzaDVzZjIJaC40ZDM0b2c4MgloLjJzOGV5bzEyCWguMTdkcDh2dTgAciExaVFWd010RlZYOXhENUI3UTlrZ1RtY0hocDZTNmdPM1Y=</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0a19e5c4b984946e6099a06128a1b687">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4f3d346144e5e5beab229cced73db8ee"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32AB9A-4D39-4BBA-AA9A-A7F9C8FF975B}">
  <ds:schemaRefs>
    <ds:schemaRef ds:uri="http://schemas.microsoft.com/office/2006/metadata/properties"/>
    <ds:schemaRef ds:uri="http://schemas.microsoft.com/office/infopath/2007/PartnerControls"/>
    <ds:schemaRef ds:uri="241fd241-f011-4e8d-b203-41444e179ce7"/>
    <ds:schemaRef ds:uri="4d0a47c7-79ec-419c-a021-1b70d105afd6"/>
  </ds:schemaRefs>
</ds:datastoreItem>
</file>

<file path=customXml/itemProps3.xml><?xml version="1.0" encoding="utf-8"?>
<ds:datastoreItem xmlns:ds="http://schemas.openxmlformats.org/officeDocument/2006/customXml" ds:itemID="{B166F084-2823-4663-A17C-273F1E7F6B08}">
  <ds:schemaRefs>
    <ds:schemaRef ds:uri="http://schemas.microsoft.com/sharepoint/v3/contenttype/forms"/>
  </ds:schemaRefs>
</ds:datastoreItem>
</file>

<file path=customXml/itemProps4.xml><?xml version="1.0" encoding="utf-8"?>
<ds:datastoreItem xmlns:ds="http://schemas.openxmlformats.org/officeDocument/2006/customXml" ds:itemID="{13D08427-DD4A-46B0-8001-4F59F497E172}"/>
</file>

<file path=docProps/app.xml><?xml version="1.0" encoding="utf-8"?>
<Properties xmlns="http://schemas.openxmlformats.org/officeDocument/2006/extended-properties" xmlns:vt="http://schemas.openxmlformats.org/officeDocument/2006/docPropsVTypes">
  <Template>Normal.dotm</Template>
  <TotalTime>0</TotalTime>
  <Pages>1</Pages>
  <Words>1906</Words>
  <Characters>10485</Characters>
  <Application>Microsoft Office Word</Application>
  <DocSecurity>0</DocSecurity>
  <Lines>87</Lines>
  <Paragraphs>24</Paragraphs>
  <ScaleCrop>false</ScaleCrop>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Acosta Betancurth</dc:creator>
  <cp:lastModifiedBy>ROSA, JEAN (CONSULTOR EXTERNO)</cp:lastModifiedBy>
  <cp:revision>43</cp:revision>
  <dcterms:created xsi:type="dcterms:W3CDTF">2026-01-22T17:50:00Z</dcterms:created>
  <dcterms:modified xsi:type="dcterms:W3CDTF">2026-01-22T17:50:00Z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0x010100AE7AF35272DDFA4A997B8FA2EF19DFDC</vt:lpwstr>
  </property>
  <property fmtid="{D5CDD505-2E9C-101B-9397-08002B2CF9AE}" pid="3" name="MediaServiceImageTags">
    <vt:lpwstr>MediaServiceImageTags</vt:lpwstr>
  </property>
  <property fmtid="{D5CDD505-2E9C-101B-9397-08002B2CF9AE}" pid="4" name="MSIP_Label_9c03f50a-64db-4deb-af9d-b71d9c93bcbc_Enabled">
    <vt:lpwstr>true</vt:lpwstr>
  </property>
  <property fmtid="{D5CDD505-2E9C-101B-9397-08002B2CF9AE}" pid="5" name="MSIP_Label_9c03f50a-64db-4deb-af9d-b71d9c93bcbc_SetDate">
    <vt:lpwstr>2026-01-22T17:50:23Z</vt:lpwstr>
  </property>
  <property fmtid="{D5CDD505-2E9C-101B-9397-08002B2CF9AE}" pid="6" name="MSIP_Label_9c03f50a-64db-4deb-af9d-b71d9c93bcbc_Method">
    <vt:lpwstr>Standard</vt:lpwstr>
  </property>
  <property fmtid="{D5CDD505-2E9C-101B-9397-08002B2CF9AE}" pid="7" name="MSIP_Label_9c03f50a-64db-4deb-af9d-b71d9c93bcbc_Name">
    <vt:lpwstr>IN1970NO02</vt:lpwstr>
  </property>
  <property fmtid="{D5CDD505-2E9C-101B-9397-08002B2CF9AE}" pid="8" name="MSIP_Label_9c03f50a-64db-4deb-af9d-b71d9c93bcbc_SiteId">
    <vt:lpwstr>863e38af-aa47-45c7-a525-20465c654244</vt:lpwstr>
  </property>
  <property fmtid="{D5CDD505-2E9C-101B-9397-08002B2CF9AE}" pid="9" name="MSIP_Label_9c03f50a-64db-4deb-af9d-b71d9c93bcbc_ActionId">
    <vt:lpwstr>9defd48c-c099-4935-b2ad-af3932c29398</vt:lpwstr>
  </property>
  <property fmtid="{D5CDD505-2E9C-101B-9397-08002B2CF9AE}" pid="10" name="MSIP_Label_9c03f50a-64db-4deb-af9d-b71d9c93bcbc_ContentBits">
    <vt:lpwstr>0</vt:lpwstr>
  </property>
  <property fmtid="{D5CDD505-2E9C-101B-9397-08002B2CF9AE}" pid="11" name="MSIP_Label_9c03f50a-64db-4deb-af9d-b71d9c93bcbc_Tag">
    <vt:lpwstr>10, 3, 0, 2</vt:lpwstr>
  </property>
  <property fmtid="{D5CDD505-2E9C-101B-9397-08002B2CF9AE}" pid="12" name="docLang">
    <vt:lpwstr>es</vt:lpwstr>
  </property>
</Properties>
</file>